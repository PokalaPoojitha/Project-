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46C66" w:rsidRPr="005A7FE3" w:rsidRDefault="00C46C66" w:rsidP="005A7FE3">
      <w:pPr>
        <w:spacing w:line="360" w:lineRule="auto"/>
        <w:jc w:val="both"/>
        <w:rPr>
          <w:rFonts w:ascii="Times New Roman" w:hAnsi="Times New Roman" w:cs="Times New Roman"/>
          <w:sz w:val="24"/>
          <w:szCs w:val="24"/>
        </w:rPr>
      </w:pPr>
    </w:p>
    <w:p w:rsidR="00F51C2C" w:rsidRPr="005A7FE3" w:rsidRDefault="005A7FE3" w:rsidP="005A7FE3">
      <w:pPr>
        <w:spacing w:line="360" w:lineRule="auto"/>
        <w:jc w:val="center"/>
        <w:rPr>
          <w:rFonts w:ascii="Times New Roman" w:hAnsi="Times New Roman" w:cs="Times New Roman"/>
          <w:b/>
          <w:sz w:val="24"/>
          <w:szCs w:val="24"/>
        </w:rPr>
      </w:pPr>
      <w:r w:rsidRPr="005A7FE3">
        <w:rPr>
          <w:rFonts w:ascii="Times New Roman" w:hAnsi="Times New Roman" w:cs="Times New Roman"/>
          <w:b/>
          <w:sz w:val="24"/>
          <w:szCs w:val="24"/>
        </w:rPr>
        <w:t>SMART HELEMT USING IOT</w:t>
      </w:r>
    </w:p>
    <w:p w:rsidR="003808EC" w:rsidRPr="005A7FE3" w:rsidRDefault="003808EC" w:rsidP="005A7FE3">
      <w:pPr>
        <w:spacing w:line="360" w:lineRule="auto"/>
        <w:jc w:val="both"/>
        <w:rPr>
          <w:rFonts w:ascii="Times New Roman" w:hAnsi="Times New Roman" w:cs="Times New Roman"/>
          <w:sz w:val="24"/>
          <w:szCs w:val="24"/>
        </w:rPr>
      </w:pPr>
    </w:p>
    <w:p w:rsidR="00851311" w:rsidRPr="005A7FE3" w:rsidRDefault="00851311" w:rsidP="005A7FE3">
      <w:pPr>
        <w:pStyle w:val="Default"/>
        <w:spacing w:line="360" w:lineRule="auto"/>
        <w:jc w:val="both"/>
        <w:rPr>
          <w:color w:val="auto"/>
        </w:rPr>
      </w:pPr>
      <w:r w:rsidRPr="005A7FE3">
        <w:rPr>
          <w:color w:val="auto"/>
        </w:rPr>
        <w:t>Abstract:</w:t>
      </w:r>
    </w:p>
    <w:p w:rsidR="00851311" w:rsidRPr="005A7FE3" w:rsidRDefault="00851311" w:rsidP="005A7FE3">
      <w:pPr>
        <w:pStyle w:val="Default"/>
        <w:spacing w:line="360" w:lineRule="auto"/>
        <w:jc w:val="both"/>
        <w:rPr>
          <w:color w:val="auto"/>
        </w:rPr>
      </w:pPr>
    </w:p>
    <w:p w:rsidR="00851311" w:rsidRPr="005A7FE3" w:rsidRDefault="00851311" w:rsidP="005A7FE3">
      <w:pPr>
        <w:spacing w:line="360" w:lineRule="auto"/>
        <w:jc w:val="both"/>
        <w:rPr>
          <w:rFonts w:ascii="Times New Roman" w:hAnsi="Times New Roman" w:cs="Times New Roman"/>
          <w:sz w:val="24"/>
          <w:szCs w:val="24"/>
        </w:rPr>
      </w:pPr>
      <w:r w:rsidRPr="005A7FE3">
        <w:rPr>
          <w:rFonts w:ascii="Times New Roman" w:hAnsi="Times New Roman" w:cs="Times New Roman"/>
          <w:sz w:val="24"/>
          <w:szCs w:val="24"/>
          <w:shd w:val="clear" w:color="auto" w:fill="FFFFFF"/>
        </w:rPr>
        <w:t xml:space="preserve">As we know India is second most populated country and has a large youth population, nowadays youth are fond of bikes and because of fashion, they neglect wearing helmet. Because of these, bike accidents are increasing day by day which causes deaths. Major deaths are due to head injuries which can be prevented by wearing a helmet. Drunk and drive cases are becoming more, which causes accidents and due to lack of negligence where an accident occurs and people are dying. These incidents made us develop a smart helmet using internet of things which reduce the accidents and risk of deaths, which has following features, the bike starts only if the rider wears a helmet if the rider is over drunken then the ignition will be automatically </w:t>
      </w:r>
      <w:proofErr w:type="spellStart"/>
      <w:r w:rsidRPr="005A7FE3">
        <w:rPr>
          <w:rFonts w:ascii="Times New Roman" w:hAnsi="Times New Roman" w:cs="Times New Roman"/>
          <w:sz w:val="24"/>
          <w:szCs w:val="24"/>
          <w:shd w:val="clear" w:color="auto" w:fill="FFFFFF"/>
        </w:rPr>
        <w:t>offed</w:t>
      </w:r>
      <w:proofErr w:type="spellEnd"/>
      <w:r w:rsidRPr="005A7FE3">
        <w:rPr>
          <w:rFonts w:ascii="Times New Roman" w:hAnsi="Times New Roman" w:cs="Times New Roman"/>
          <w:sz w:val="24"/>
          <w:szCs w:val="24"/>
          <w:shd w:val="clear" w:color="auto" w:fill="FFFFFF"/>
        </w:rPr>
        <w:t xml:space="preserve"> and if any accident occurs then through IOT modem it will send the message to the registered contact number by using a Telegram bot.</w:t>
      </w:r>
    </w:p>
    <w:p w:rsidR="00851311" w:rsidRPr="005A7FE3" w:rsidRDefault="00851311" w:rsidP="005A7FE3">
      <w:pPr>
        <w:spacing w:line="360" w:lineRule="auto"/>
        <w:jc w:val="both"/>
        <w:rPr>
          <w:rFonts w:ascii="Times New Roman" w:hAnsi="Times New Roman" w:cs="Times New Roman"/>
          <w:sz w:val="24"/>
          <w:szCs w:val="24"/>
        </w:rPr>
      </w:pPr>
    </w:p>
    <w:p w:rsidR="00851311" w:rsidRPr="005A7FE3" w:rsidRDefault="00851311" w:rsidP="005A7FE3">
      <w:pPr>
        <w:spacing w:line="360" w:lineRule="auto"/>
        <w:jc w:val="both"/>
        <w:rPr>
          <w:rFonts w:ascii="Times New Roman" w:hAnsi="Times New Roman" w:cs="Times New Roman"/>
          <w:sz w:val="24"/>
          <w:szCs w:val="24"/>
        </w:rPr>
      </w:pPr>
    </w:p>
    <w:p w:rsidR="00851311" w:rsidRPr="005A7FE3" w:rsidRDefault="00851311" w:rsidP="005A7FE3">
      <w:pPr>
        <w:spacing w:line="360" w:lineRule="auto"/>
        <w:jc w:val="both"/>
        <w:rPr>
          <w:rFonts w:ascii="Times New Roman" w:hAnsi="Times New Roman" w:cs="Times New Roman"/>
          <w:sz w:val="24"/>
          <w:szCs w:val="24"/>
        </w:rPr>
      </w:pPr>
    </w:p>
    <w:p w:rsidR="00851311" w:rsidRPr="005A7FE3" w:rsidRDefault="00851311" w:rsidP="005A7FE3">
      <w:pPr>
        <w:spacing w:line="360" w:lineRule="auto"/>
        <w:jc w:val="both"/>
        <w:rPr>
          <w:rFonts w:ascii="Times New Roman" w:hAnsi="Times New Roman" w:cs="Times New Roman"/>
          <w:sz w:val="24"/>
          <w:szCs w:val="24"/>
        </w:rPr>
      </w:pPr>
    </w:p>
    <w:p w:rsidR="00851311" w:rsidRPr="005A7FE3" w:rsidRDefault="00851311" w:rsidP="005A7FE3">
      <w:pPr>
        <w:spacing w:line="360" w:lineRule="auto"/>
        <w:jc w:val="both"/>
        <w:rPr>
          <w:rFonts w:ascii="Times New Roman" w:hAnsi="Times New Roman" w:cs="Times New Roman"/>
          <w:sz w:val="24"/>
          <w:szCs w:val="24"/>
        </w:rPr>
      </w:pPr>
    </w:p>
    <w:p w:rsidR="00851311" w:rsidRPr="005A7FE3" w:rsidRDefault="00851311" w:rsidP="005A7FE3">
      <w:pPr>
        <w:spacing w:line="360" w:lineRule="auto"/>
        <w:jc w:val="both"/>
        <w:rPr>
          <w:rFonts w:ascii="Times New Roman" w:hAnsi="Times New Roman" w:cs="Times New Roman"/>
          <w:sz w:val="24"/>
          <w:szCs w:val="24"/>
        </w:rPr>
      </w:pPr>
    </w:p>
    <w:p w:rsidR="00851311" w:rsidRPr="005A7FE3" w:rsidRDefault="00851311" w:rsidP="005A7FE3">
      <w:pPr>
        <w:spacing w:line="360" w:lineRule="auto"/>
        <w:jc w:val="both"/>
        <w:rPr>
          <w:rFonts w:ascii="Times New Roman" w:hAnsi="Times New Roman" w:cs="Times New Roman"/>
          <w:sz w:val="24"/>
          <w:szCs w:val="24"/>
        </w:rPr>
      </w:pPr>
    </w:p>
    <w:p w:rsidR="00851311" w:rsidRPr="005A7FE3" w:rsidRDefault="00851311" w:rsidP="005A7FE3">
      <w:pPr>
        <w:spacing w:line="360" w:lineRule="auto"/>
        <w:jc w:val="both"/>
        <w:rPr>
          <w:rFonts w:ascii="Times New Roman" w:hAnsi="Times New Roman" w:cs="Times New Roman"/>
          <w:sz w:val="24"/>
          <w:szCs w:val="24"/>
        </w:rPr>
      </w:pPr>
    </w:p>
    <w:p w:rsidR="00851311" w:rsidRDefault="00851311" w:rsidP="005A7FE3">
      <w:pPr>
        <w:spacing w:line="360" w:lineRule="auto"/>
        <w:jc w:val="both"/>
        <w:rPr>
          <w:rFonts w:ascii="Times New Roman" w:hAnsi="Times New Roman" w:cs="Times New Roman"/>
          <w:sz w:val="24"/>
          <w:szCs w:val="24"/>
        </w:rPr>
      </w:pPr>
    </w:p>
    <w:p w:rsidR="005A7FE3" w:rsidRPr="005A7FE3" w:rsidRDefault="005A7FE3" w:rsidP="005A7FE3">
      <w:pPr>
        <w:spacing w:line="360" w:lineRule="auto"/>
        <w:jc w:val="both"/>
        <w:rPr>
          <w:rFonts w:ascii="Times New Roman" w:hAnsi="Times New Roman" w:cs="Times New Roman"/>
          <w:sz w:val="24"/>
          <w:szCs w:val="24"/>
        </w:rPr>
      </w:pPr>
    </w:p>
    <w:p w:rsidR="00851311" w:rsidRPr="005A7FE3" w:rsidRDefault="00851311" w:rsidP="005A7FE3">
      <w:pPr>
        <w:spacing w:line="360" w:lineRule="auto"/>
        <w:jc w:val="both"/>
        <w:rPr>
          <w:rFonts w:ascii="Times New Roman" w:hAnsi="Times New Roman" w:cs="Times New Roman"/>
          <w:sz w:val="24"/>
          <w:szCs w:val="24"/>
        </w:rPr>
      </w:pPr>
    </w:p>
    <w:p w:rsidR="00851311" w:rsidRPr="005A7FE3" w:rsidRDefault="00851311" w:rsidP="005A7FE3">
      <w:pPr>
        <w:spacing w:line="360" w:lineRule="auto"/>
        <w:jc w:val="both"/>
        <w:rPr>
          <w:rFonts w:ascii="Times New Roman" w:hAnsi="Times New Roman" w:cs="Times New Roman"/>
          <w:sz w:val="24"/>
          <w:szCs w:val="24"/>
        </w:rPr>
      </w:pPr>
    </w:p>
    <w:p w:rsidR="00851311" w:rsidRPr="005A7FE3" w:rsidRDefault="00851311" w:rsidP="005A7FE3">
      <w:pPr>
        <w:pStyle w:val="NormalWeb"/>
        <w:shd w:val="clear" w:color="auto" w:fill="FFFFFF"/>
        <w:spacing w:before="0" w:beforeAutospacing="0" w:after="312" w:afterAutospacing="0" w:line="360" w:lineRule="auto"/>
        <w:jc w:val="both"/>
      </w:pPr>
      <w:r w:rsidRPr="005A7FE3">
        <w:lastRenderedPageBreak/>
        <w:t>INTRODUCTION</w:t>
      </w:r>
    </w:p>
    <w:p w:rsidR="00851311" w:rsidRPr="005A7FE3" w:rsidRDefault="00851311" w:rsidP="005A7FE3">
      <w:pPr>
        <w:pStyle w:val="NormalWeb"/>
        <w:shd w:val="clear" w:color="auto" w:fill="FFFFFF"/>
        <w:spacing w:before="0" w:beforeAutospacing="0" w:after="312" w:afterAutospacing="0" w:line="360" w:lineRule="auto"/>
        <w:jc w:val="both"/>
      </w:pPr>
      <w:r w:rsidRPr="005A7FE3">
        <w:t xml:space="preserve">Technology is the word where we hear every corner of the world, mainly in the fields of education, manufacturing of the products, transportation, communication and health. In the field of transportation industry was always an essential part of the economy, and a tool used by the government. We have different ways of transportation for moving around the world, but motorcycles are the craziest vehicle in the young generation and as well as to the world. Motorcycle safety related to different features of the vehicle such as equipment model, design of the vehicle and as well as operator skill is special for motorcycle rider has towards the motorbikes. But they are the most unsafe road users, without a protective body, even the slightest careless can have serious injuries or may lead to the death of the rider. Not only because of the careless, but the death of the people may occur due to over speed, rash driving, over consumption of alcohol and violation of traffic rules. But the main reason for brain damage and this leads to immediate death, was the absence of helmet on the person. If the rider wears the helmet, 80% chances for avoiding head injuries and we can save a life from accidents. With the help of new technologies such as </w:t>
      </w:r>
      <w:proofErr w:type="spellStart"/>
      <w:r w:rsidRPr="005A7FE3">
        <w:t>IoT</w:t>
      </w:r>
      <w:proofErr w:type="spellEnd"/>
      <w:r w:rsidRPr="005A7FE3">
        <w:t xml:space="preserve">, dangerous traffic situations will not occur. And </w:t>
      </w:r>
      <w:proofErr w:type="spellStart"/>
      <w:r w:rsidRPr="005A7FE3">
        <w:t>modelling</w:t>
      </w:r>
      <w:proofErr w:type="spellEnd"/>
      <w:r w:rsidRPr="005A7FE3">
        <w:t xml:space="preserve"> the motorcycles with the sensors, alert system to the rider and surroundings by a sending message, and to make it mandatory for the bike rider to wear a helmet during his/her ride. In a recent survey, every hour 4 people die in road accidents, 70% due to not wearing a helmet.</w:t>
      </w:r>
    </w:p>
    <w:p w:rsidR="00851311" w:rsidRPr="005A7FE3" w:rsidRDefault="00851311" w:rsidP="005A7FE3">
      <w:pPr>
        <w:pStyle w:val="NormalWeb"/>
        <w:shd w:val="clear" w:color="auto" w:fill="FFFFFF"/>
        <w:spacing w:before="0" w:beforeAutospacing="0" w:after="312" w:afterAutospacing="0" w:line="360" w:lineRule="auto"/>
        <w:jc w:val="both"/>
      </w:pPr>
      <w:proofErr w:type="gramStart"/>
      <w:r w:rsidRPr="005A7FE3">
        <w:t>Based on statistics from around the world, increasing safety regulations and by using the innovative technology, being developed to avoid such instances, and to ensure the safety of riders.</w:t>
      </w:r>
      <w:proofErr w:type="gramEnd"/>
      <w:r w:rsidRPr="005A7FE3">
        <w:t xml:space="preserve"> The idea behind our project is to ensure the Safety on Two Wheels for a safe journey.</w:t>
      </w:r>
    </w:p>
    <w:p w:rsidR="00851311" w:rsidRPr="005A7FE3" w:rsidRDefault="00851311" w:rsidP="005A7FE3">
      <w:pPr>
        <w:spacing w:line="360" w:lineRule="auto"/>
        <w:jc w:val="both"/>
        <w:rPr>
          <w:rFonts w:ascii="Times New Roman" w:hAnsi="Times New Roman" w:cs="Times New Roman"/>
          <w:sz w:val="24"/>
          <w:szCs w:val="24"/>
        </w:rPr>
      </w:pPr>
    </w:p>
    <w:p w:rsidR="00851311" w:rsidRPr="005A7FE3" w:rsidRDefault="00851311" w:rsidP="005A7FE3">
      <w:pPr>
        <w:spacing w:line="360" w:lineRule="auto"/>
        <w:jc w:val="both"/>
        <w:rPr>
          <w:rFonts w:ascii="Times New Roman" w:hAnsi="Times New Roman" w:cs="Times New Roman"/>
          <w:sz w:val="24"/>
          <w:szCs w:val="24"/>
        </w:rPr>
      </w:pPr>
    </w:p>
    <w:p w:rsidR="00851311" w:rsidRPr="005A7FE3" w:rsidRDefault="00851311" w:rsidP="005A7FE3">
      <w:pPr>
        <w:spacing w:line="360" w:lineRule="auto"/>
        <w:jc w:val="both"/>
        <w:rPr>
          <w:rFonts w:ascii="Times New Roman" w:hAnsi="Times New Roman" w:cs="Times New Roman"/>
          <w:sz w:val="24"/>
          <w:szCs w:val="24"/>
        </w:rPr>
      </w:pPr>
    </w:p>
    <w:p w:rsidR="00851311" w:rsidRPr="005A7FE3" w:rsidRDefault="00851311" w:rsidP="005A7FE3">
      <w:pPr>
        <w:spacing w:line="360" w:lineRule="auto"/>
        <w:jc w:val="both"/>
        <w:rPr>
          <w:rFonts w:ascii="Times New Roman" w:hAnsi="Times New Roman" w:cs="Times New Roman"/>
          <w:sz w:val="24"/>
          <w:szCs w:val="24"/>
        </w:rPr>
      </w:pPr>
    </w:p>
    <w:p w:rsidR="00851311" w:rsidRPr="005A7FE3" w:rsidRDefault="00851311" w:rsidP="005A7FE3">
      <w:pPr>
        <w:spacing w:line="360" w:lineRule="auto"/>
        <w:jc w:val="both"/>
        <w:rPr>
          <w:rFonts w:ascii="Times New Roman" w:hAnsi="Times New Roman" w:cs="Times New Roman"/>
          <w:sz w:val="24"/>
          <w:szCs w:val="24"/>
        </w:rPr>
      </w:pPr>
    </w:p>
    <w:p w:rsidR="00851311" w:rsidRPr="005A7FE3" w:rsidRDefault="00851311" w:rsidP="005A7FE3">
      <w:pPr>
        <w:spacing w:line="360" w:lineRule="auto"/>
        <w:jc w:val="both"/>
        <w:rPr>
          <w:rFonts w:ascii="Times New Roman" w:hAnsi="Times New Roman" w:cs="Times New Roman"/>
          <w:sz w:val="24"/>
          <w:szCs w:val="24"/>
        </w:rPr>
      </w:pPr>
    </w:p>
    <w:p w:rsidR="00851311" w:rsidRPr="005A7FE3" w:rsidRDefault="00851311" w:rsidP="005A7FE3">
      <w:pPr>
        <w:spacing w:line="360" w:lineRule="auto"/>
        <w:jc w:val="both"/>
        <w:rPr>
          <w:rFonts w:ascii="Times New Roman" w:hAnsi="Times New Roman" w:cs="Times New Roman"/>
          <w:sz w:val="24"/>
          <w:szCs w:val="24"/>
        </w:rPr>
      </w:pPr>
    </w:p>
    <w:p w:rsidR="003808EC" w:rsidRPr="005A7FE3" w:rsidRDefault="003808EC" w:rsidP="005A7FE3">
      <w:pPr>
        <w:shd w:val="clear" w:color="auto" w:fill="FFFFFF"/>
        <w:spacing w:line="360" w:lineRule="auto"/>
        <w:jc w:val="both"/>
        <w:rPr>
          <w:rFonts w:ascii="Times New Roman" w:hAnsi="Times New Roman" w:cs="Times New Roman"/>
          <w:bCs/>
          <w:sz w:val="24"/>
          <w:szCs w:val="24"/>
        </w:rPr>
      </w:pPr>
      <w:r w:rsidRPr="005A7FE3">
        <w:rPr>
          <w:rFonts w:ascii="Times New Roman" w:hAnsi="Times New Roman" w:cs="Times New Roman"/>
          <w:bCs/>
          <w:sz w:val="24"/>
          <w:szCs w:val="24"/>
        </w:rPr>
        <w:lastRenderedPageBreak/>
        <w:t>INTRODUCTION TO EMBEDDED SYSTEMS</w:t>
      </w:r>
    </w:p>
    <w:p w:rsidR="003808EC" w:rsidRPr="005A7FE3" w:rsidRDefault="003808EC" w:rsidP="005A7FE3">
      <w:pPr>
        <w:pStyle w:val="NormalWeb"/>
        <w:shd w:val="clear" w:color="auto" w:fill="FFFFFF"/>
        <w:spacing w:line="360" w:lineRule="auto"/>
        <w:jc w:val="both"/>
      </w:pPr>
      <w:r w:rsidRPr="005A7FE3">
        <w:t xml:space="preserve">Each day, our lives become more dependent on 'embedded systems', digital information technology that is embedded in our environment. More than 98% of processors applied today are in embedded systems, and are no longer visible to the customer as 'computers' in the ordinary sense. An </w:t>
      </w:r>
      <w:r w:rsidRPr="005A7FE3">
        <w:rPr>
          <w:bCs/>
        </w:rPr>
        <w:t>Embedded System</w:t>
      </w:r>
      <w:r w:rsidRPr="005A7FE3">
        <w:t xml:space="preserve"> is a special-purpose system in which the computer is completely encapsulated by or dedicated to the device or system it controls. Unlike a general-purpose computer, such as a personal computer, an embedded system performs one or a few pre-defined tasks, usually with very specific requirements. Since the system is dedicated to specific tasks, design engineers can optimize it, reducing the size and cost of the product. Embedded systems are often mass-produced, benefiting from economies of scale. The increasing use of PC hardware is one of the most important developments in high-end embedded systems in recent years. Hardware costs of high-end systems have dropped dramatically as a result of this trend, making feasible some projects which previously would not have been done because of the high cost of non-PC-based embedded hardware. But software choices for the embedded PC platform are not nearly as attractive as the hardware.</w:t>
      </w:r>
    </w:p>
    <w:p w:rsidR="003808EC" w:rsidRPr="005A7FE3" w:rsidRDefault="003808EC" w:rsidP="005A7FE3">
      <w:pPr>
        <w:pStyle w:val="NormalWeb"/>
        <w:shd w:val="clear" w:color="auto" w:fill="FFFFFF"/>
        <w:spacing w:line="360" w:lineRule="auto"/>
        <w:ind w:firstLine="720"/>
        <w:jc w:val="both"/>
      </w:pPr>
      <w:r w:rsidRPr="005A7FE3">
        <w:t xml:space="preserve">Typically, an embedded system is housed on a single </w:t>
      </w:r>
      <w:hyperlink r:id="rId5" w:history="1">
        <w:r w:rsidRPr="005A7FE3">
          <w:rPr>
            <w:rStyle w:val="Hyperlink"/>
            <w:color w:val="auto"/>
            <w:u w:val="none"/>
          </w:rPr>
          <w:t>microprocessor</w:t>
        </w:r>
      </w:hyperlink>
      <w:hyperlink r:id="rId6" w:history="1">
        <w:r w:rsidRPr="005A7FE3">
          <w:rPr>
            <w:rStyle w:val="Hyperlink"/>
            <w:color w:val="auto"/>
            <w:u w:val="none"/>
          </w:rPr>
          <w:t>board</w:t>
        </w:r>
      </w:hyperlink>
      <w:r w:rsidRPr="005A7FE3">
        <w:t xml:space="preserve"> with the </w:t>
      </w:r>
      <w:hyperlink r:id="rId7" w:history="1">
        <w:r w:rsidRPr="005A7FE3">
          <w:rPr>
            <w:rStyle w:val="Hyperlink"/>
            <w:color w:val="auto"/>
            <w:u w:val="none"/>
          </w:rPr>
          <w:t>programs</w:t>
        </w:r>
      </w:hyperlink>
      <w:r w:rsidRPr="005A7FE3">
        <w:t xml:space="preserve"> stored in </w:t>
      </w:r>
      <w:hyperlink r:id="rId8" w:history="1">
        <w:r w:rsidRPr="005A7FE3">
          <w:rPr>
            <w:rStyle w:val="Hyperlink"/>
            <w:color w:val="auto"/>
            <w:u w:val="none"/>
          </w:rPr>
          <w:t>ROM</w:t>
        </w:r>
      </w:hyperlink>
      <w:r w:rsidRPr="005A7FE3">
        <w:t xml:space="preserve">. Virtually all appliances that have a </w:t>
      </w:r>
      <w:hyperlink r:id="rId9" w:history="1">
        <w:r w:rsidRPr="005A7FE3">
          <w:rPr>
            <w:rStyle w:val="Hyperlink"/>
            <w:color w:val="auto"/>
            <w:u w:val="none"/>
          </w:rPr>
          <w:t>digital interface</w:t>
        </w:r>
      </w:hyperlink>
      <w:r w:rsidRPr="005A7FE3">
        <w:t xml:space="preserve"> -- watches, microwaves, VCRs, cars -- utilize embedded systems. Some embedded systems include an </w:t>
      </w:r>
      <w:hyperlink r:id="rId10" w:history="1">
        <w:r w:rsidRPr="005A7FE3">
          <w:rPr>
            <w:rStyle w:val="Hyperlink"/>
            <w:color w:val="auto"/>
            <w:u w:val="none"/>
          </w:rPr>
          <w:t>operating system</w:t>
        </w:r>
      </w:hyperlink>
      <w:r w:rsidRPr="005A7FE3">
        <w:t>, but many are so specialized that the entire logic can be implemented as a single program.</w:t>
      </w:r>
    </w:p>
    <w:p w:rsidR="003808EC" w:rsidRPr="005A7FE3" w:rsidRDefault="003808EC" w:rsidP="005A7FE3">
      <w:pPr>
        <w:pStyle w:val="NormalWeb"/>
        <w:shd w:val="clear" w:color="auto" w:fill="FFFFFF"/>
        <w:spacing w:line="360" w:lineRule="auto"/>
        <w:jc w:val="both"/>
      </w:pPr>
      <w:r w:rsidRPr="005A7FE3">
        <w:t>Physically, Embedded Systems range from portable devices such as digital watches and MP3 players, to large stationary installations like traffic lights, factory controllers, or the systems controlling nuclear power plants.</w:t>
      </w:r>
    </w:p>
    <w:p w:rsidR="003808EC" w:rsidRPr="005A7FE3" w:rsidRDefault="003808EC" w:rsidP="005A7FE3">
      <w:pPr>
        <w:pStyle w:val="NormalWeb"/>
        <w:shd w:val="clear" w:color="auto" w:fill="FFFFFF"/>
        <w:spacing w:line="360" w:lineRule="auto"/>
        <w:jc w:val="both"/>
      </w:pPr>
      <w:r w:rsidRPr="005A7FE3">
        <w:t>In terms of complexity embedded systems can range from very simple with a single microcontroller chip, to very complex with multiple units, peripherals and networks mounted inside a large chassis or enclosure.</w:t>
      </w:r>
    </w:p>
    <w:p w:rsidR="003808EC" w:rsidRPr="005A7FE3" w:rsidRDefault="003808EC" w:rsidP="005A7FE3">
      <w:pPr>
        <w:pStyle w:val="NormalWeb"/>
        <w:shd w:val="clear" w:color="auto" w:fill="FFFFFF"/>
        <w:spacing w:line="360" w:lineRule="auto"/>
        <w:jc w:val="both"/>
      </w:pPr>
      <w:r w:rsidRPr="005A7FE3">
        <w:t xml:space="preserve">Definition of an Embedded System </w:t>
      </w:r>
    </w:p>
    <w:p w:rsidR="003808EC" w:rsidRPr="005A7FE3" w:rsidRDefault="003808EC" w:rsidP="005A7FE3">
      <w:pPr>
        <w:shd w:val="clear" w:color="auto" w:fill="FFFFFF"/>
        <w:autoSpaceDE w:val="0"/>
        <w:autoSpaceDN w:val="0"/>
        <w:adjustRightInd w:val="0"/>
        <w:spacing w:line="360" w:lineRule="auto"/>
        <w:ind w:firstLine="720"/>
        <w:jc w:val="both"/>
        <w:rPr>
          <w:rFonts w:ascii="Times New Roman" w:hAnsi="Times New Roman" w:cs="Times New Roman"/>
          <w:sz w:val="24"/>
          <w:szCs w:val="24"/>
        </w:rPr>
      </w:pPr>
      <w:r w:rsidRPr="005A7FE3">
        <w:rPr>
          <w:rFonts w:ascii="Times New Roman" w:hAnsi="Times New Roman" w:cs="Times New Roman"/>
          <w:sz w:val="24"/>
          <w:szCs w:val="24"/>
        </w:rPr>
        <w:t xml:space="preserve">Embedded system is defined as, </w:t>
      </w:r>
      <w:r w:rsidR="009C0B75" w:rsidRPr="005A7FE3">
        <w:rPr>
          <w:rFonts w:ascii="Times New Roman" w:hAnsi="Times New Roman" w:cs="Times New Roman"/>
          <w:sz w:val="24"/>
          <w:szCs w:val="24"/>
        </w:rPr>
        <w:t>f</w:t>
      </w:r>
      <w:r w:rsidRPr="005A7FE3">
        <w:rPr>
          <w:rFonts w:ascii="Times New Roman" w:hAnsi="Times New Roman" w:cs="Times New Roman"/>
          <w:sz w:val="24"/>
          <w:szCs w:val="24"/>
        </w:rPr>
        <w:t xml:space="preserve">or a particular/specific application implementing the software code to interact directly with that particular hardware what we built. </w:t>
      </w:r>
      <w:r w:rsidRPr="005A7FE3">
        <w:rPr>
          <w:rFonts w:ascii="Times New Roman" w:hAnsi="Times New Roman" w:cs="Times New Roman"/>
          <w:bCs/>
          <w:sz w:val="24"/>
          <w:szCs w:val="24"/>
        </w:rPr>
        <w:t xml:space="preserve">Software is </w:t>
      </w:r>
      <w:r w:rsidRPr="005A7FE3">
        <w:rPr>
          <w:rFonts w:ascii="Times New Roman" w:hAnsi="Times New Roman" w:cs="Times New Roman"/>
          <w:bCs/>
          <w:sz w:val="24"/>
          <w:szCs w:val="24"/>
        </w:rPr>
        <w:lastRenderedPageBreak/>
        <w:t>used for providing features and flexibility</w:t>
      </w:r>
      <w:proofErr w:type="gramStart"/>
      <w:r w:rsidRPr="005A7FE3">
        <w:rPr>
          <w:rFonts w:ascii="Times New Roman" w:hAnsi="Times New Roman" w:cs="Times New Roman"/>
          <w:bCs/>
          <w:sz w:val="24"/>
          <w:szCs w:val="24"/>
        </w:rPr>
        <w:t>,Hardware</w:t>
      </w:r>
      <w:proofErr w:type="gramEnd"/>
      <w:r w:rsidRPr="005A7FE3">
        <w:rPr>
          <w:rFonts w:ascii="Times New Roman" w:hAnsi="Times New Roman" w:cs="Times New Roman"/>
          <w:bCs/>
          <w:sz w:val="24"/>
          <w:szCs w:val="24"/>
        </w:rPr>
        <w:t xml:space="preserve"> = {Processors, ASICs, </w:t>
      </w:r>
      <w:proofErr w:type="spellStart"/>
      <w:r w:rsidRPr="005A7FE3">
        <w:rPr>
          <w:rFonts w:ascii="Times New Roman" w:hAnsi="Times New Roman" w:cs="Times New Roman"/>
          <w:bCs/>
          <w:sz w:val="24"/>
          <w:szCs w:val="24"/>
        </w:rPr>
        <w:t>Memory</w:t>
      </w:r>
      <w:r w:rsidR="009C0B75" w:rsidRPr="005A7FE3">
        <w:rPr>
          <w:rFonts w:ascii="Times New Roman" w:hAnsi="Times New Roman" w:cs="Times New Roman"/>
          <w:bCs/>
          <w:sz w:val="24"/>
          <w:szCs w:val="24"/>
        </w:rPr>
        <w:t>,etc</w:t>
      </w:r>
      <w:proofErr w:type="spellEnd"/>
      <w:r w:rsidRPr="005A7FE3">
        <w:rPr>
          <w:rFonts w:ascii="Times New Roman" w:hAnsi="Times New Roman" w:cs="Times New Roman"/>
          <w:bCs/>
          <w:sz w:val="24"/>
          <w:szCs w:val="24"/>
        </w:rPr>
        <w:t>} is used for Performance (&amp; sometimes security)</w:t>
      </w:r>
    </w:p>
    <w:p w:rsidR="003808EC" w:rsidRPr="005A7FE3" w:rsidRDefault="003808EC" w:rsidP="005A7FE3">
      <w:pPr>
        <w:pStyle w:val="NormalWeb"/>
        <w:shd w:val="clear" w:color="auto" w:fill="FFFFFF"/>
        <w:spacing w:line="360" w:lineRule="auto"/>
        <w:ind w:firstLine="720"/>
        <w:jc w:val="both"/>
      </w:pPr>
      <w:r w:rsidRPr="005A7FE3">
        <w:t>There are many definitions of embedded system but all of these can be combined into a single concept. An embedded system is a special purpose computer system that is used for particular task.</w:t>
      </w:r>
    </w:p>
    <w:p w:rsidR="003808EC" w:rsidRPr="005A7FE3" w:rsidRDefault="003808EC" w:rsidP="005A7FE3">
      <w:pPr>
        <w:pStyle w:val="NormalWeb"/>
        <w:shd w:val="clear" w:color="auto" w:fill="FFFFFF"/>
        <w:spacing w:line="360" w:lineRule="auto"/>
        <w:jc w:val="both"/>
      </w:pPr>
      <w:r w:rsidRPr="005A7FE3">
        <w:t>Features of Embedded Systems</w:t>
      </w:r>
    </w:p>
    <w:p w:rsidR="003808EC" w:rsidRPr="005A7FE3" w:rsidRDefault="003808EC" w:rsidP="005A7FE3">
      <w:pPr>
        <w:pStyle w:val="NormalWeb"/>
        <w:shd w:val="clear" w:color="auto" w:fill="FFFFFF"/>
        <w:spacing w:line="360" w:lineRule="auto"/>
        <w:jc w:val="both"/>
      </w:pPr>
      <w:r w:rsidRPr="005A7FE3">
        <w:t xml:space="preserve">The versatility of the embedded computer system lends itself to utility in all kinds of enterprises, from the simplification of deliverable products to a reduction in costs in their development and manufacture. Complex systems with rich functionality employ special operating systems that take into account major characteristics of embedded systems. Embedded operating systems have minimized footprint and may follow real-time operating system specifics. </w:t>
      </w:r>
    </w:p>
    <w:p w:rsidR="003808EC" w:rsidRPr="005A7FE3" w:rsidRDefault="003808EC" w:rsidP="005A7FE3">
      <w:pPr>
        <w:pStyle w:val="NormalWeb"/>
        <w:shd w:val="clear" w:color="auto" w:fill="FFFFFF"/>
        <w:spacing w:line="360" w:lineRule="auto"/>
        <w:jc w:val="both"/>
      </w:pPr>
      <w:r w:rsidRPr="005A7FE3">
        <w:t xml:space="preserve">The special computers system is usually less powerful than general-purpose systems, although some expectations do exist where embedded systems are very powerful and complicated. Usually a low power consumption CPU with a limited amount of memory is used in embedded systems. Many embedded systems use very small operating systems; most of these provide very limited operating system capabilities. </w:t>
      </w:r>
    </w:p>
    <w:p w:rsidR="003808EC" w:rsidRPr="005A7FE3" w:rsidRDefault="003808EC" w:rsidP="005A7FE3">
      <w:pPr>
        <w:pStyle w:val="NormalWeb"/>
        <w:shd w:val="clear" w:color="auto" w:fill="FFFFFF"/>
        <w:spacing w:line="360" w:lineRule="auto"/>
        <w:jc w:val="both"/>
      </w:pPr>
      <w:r w:rsidRPr="005A7FE3">
        <w:t xml:space="preserve">Since the embedded system is dedicated to specific tasks, design engineers can optimize it, reducing the size and cost of the product, or increasing the reliability and performance. Some embedded systems are mass-produced, benefiting from </w:t>
      </w:r>
      <w:hyperlink r:id="rId11" w:tgtFrame="_top" w:history="1">
        <w:r w:rsidRPr="005A7FE3">
          <w:rPr>
            <w:rStyle w:val="Hyperlink"/>
            <w:color w:val="auto"/>
            <w:u w:val="none"/>
          </w:rPr>
          <w:t>economies of scale</w:t>
        </w:r>
      </w:hyperlink>
      <w:r w:rsidRPr="005A7FE3">
        <w:t>.</w:t>
      </w:r>
    </w:p>
    <w:p w:rsidR="003808EC" w:rsidRPr="005A7FE3" w:rsidRDefault="003808EC" w:rsidP="005A7FE3">
      <w:pPr>
        <w:pStyle w:val="NormalWeb"/>
        <w:shd w:val="clear" w:color="auto" w:fill="FFFFFF"/>
        <w:spacing w:line="360" w:lineRule="auto"/>
        <w:jc w:val="both"/>
      </w:pPr>
      <w:r w:rsidRPr="005A7FE3">
        <w:t>Some embedded systems have to operate in extreme environment conditions such as very high temperature &amp; humidity.</w:t>
      </w:r>
    </w:p>
    <w:p w:rsidR="003808EC" w:rsidRPr="005A7FE3" w:rsidRDefault="003808EC" w:rsidP="005A7FE3">
      <w:pPr>
        <w:pStyle w:val="NormalWeb"/>
        <w:shd w:val="clear" w:color="auto" w:fill="FFFFFF"/>
        <w:spacing w:line="360" w:lineRule="auto"/>
        <w:jc w:val="both"/>
      </w:pPr>
      <w:r w:rsidRPr="005A7FE3">
        <w:t>For high volume systems such as portable music players or mobile phones, minimizing cost is usually the primary design consideration. Engineers typically select hardware that is just “good enough” to implement the necessary functions.</w:t>
      </w:r>
    </w:p>
    <w:p w:rsidR="003808EC" w:rsidRPr="005A7FE3" w:rsidRDefault="003808EC" w:rsidP="005A7FE3">
      <w:pPr>
        <w:pStyle w:val="NormalWeb"/>
        <w:shd w:val="clear" w:color="auto" w:fill="FFFFFF"/>
        <w:spacing w:line="360" w:lineRule="auto"/>
        <w:jc w:val="both"/>
      </w:pPr>
      <w:r w:rsidRPr="005A7FE3">
        <w:t>For low volume or prototype embedded systems, general purpose computers may be adapted by limiting the programs or by replacing the operating system with a real-time operating system.</w:t>
      </w:r>
    </w:p>
    <w:p w:rsidR="003808EC" w:rsidRPr="005A7FE3" w:rsidRDefault="003808EC" w:rsidP="005A7FE3">
      <w:pPr>
        <w:shd w:val="clear" w:color="auto" w:fill="FFFFFF"/>
        <w:autoSpaceDE w:val="0"/>
        <w:autoSpaceDN w:val="0"/>
        <w:adjustRightInd w:val="0"/>
        <w:spacing w:line="360" w:lineRule="auto"/>
        <w:jc w:val="both"/>
        <w:rPr>
          <w:rFonts w:ascii="Times New Roman" w:hAnsi="Times New Roman" w:cs="Times New Roman"/>
          <w:bCs/>
          <w:sz w:val="24"/>
          <w:szCs w:val="24"/>
        </w:rPr>
      </w:pPr>
      <w:r w:rsidRPr="005A7FE3">
        <w:rPr>
          <w:rFonts w:ascii="Times New Roman" w:hAnsi="Times New Roman" w:cs="Times New Roman"/>
          <w:bCs/>
          <w:sz w:val="24"/>
          <w:szCs w:val="24"/>
        </w:rPr>
        <w:lastRenderedPageBreak/>
        <w:t>Characteristics of Embedded Systems</w:t>
      </w:r>
    </w:p>
    <w:p w:rsidR="003808EC" w:rsidRPr="005A7FE3" w:rsidRDefault="003808EC" w:rsidP="005A7FE3">
      <w:pPr>
        <w:shd w:val="clear" w:color="auto" w:fill="FFFFFF"/>
        <w:autoSpaceDE w:val="0"/>
        <w:autoSpaceDN w:val="0"/>
        <w:adjustRightInd w:val="0"/>
        <w:spacing w:line="360" w:lineRule="auto"/>
        <w:jc w:val="both"/>
        <w:rPr>
          <w:rFonts w:ascii="Times New Roman" w:hAnsi="Times New Roman" w:cs="Times New Roman"/>
          <w:sz w:val="24"/>
          <w:szCs w:val="24"/>
        </w:rPr>
      </w:pPr>
      <w:r w:rsidRPr="005A7FE3">
        <w:rPr>
          <w:rFonts w:ascii="Times New Roman" w:hAnsi="Times New Roman" w:cs="Times New Roman"/>
          <w:sz w:val="24"/>
          <w:szCs w:val="24"/>
        </w:rPr>
        <w:t>Embedded computing systems generally exhibit rich functionality—complex functionality is usually the reason for introducing CPUs into the design. However, they also exhibit many non-functional requirements that make the task especially challenging:</w:t>
      </w:r>
    </w:p>
    <w:p w:rsidR="003808EC" w:rsidRPr="005A7FE3" w:rsidRDefault="003808EC" w:rsidP="005A7FE3">
      <w:pPr>
        <w:shd w:val="clear" w:color="auto" w:fill="FFFFFF"/>
        <w:autoSpaceDE w:val="0"/>
        <w:autoSpaceDN w:val="0"/>
        <w:adjustRightInd w:val="0"/>
        <w:spacing w:line="360" w:lineRule="auto"/>
        <w:jc w:val="both"/>
        <w:rPr>
          <w:rFonts w:ascii="Times New Roman" w:hAnsi="Times New Roman" w:cs="Times New Roman"/>
          <w:sz w:val="24"/>
          <w:szCs w:val="24"/>
        </w:rPr>
      </w:pPr>
      <w:r w:rsidRPr="005A7FE3">
        <w:rPr>
          <w:rFonts w:ascii="Times New Roman" w:hAnsi="Times New Roman" w:cs="Times New Roman"/>
          <w:bCs/>
          <w:sz w:val="24"/>
          <w:szCs w:val="24"/>
        </w:rPr>
        <w:t xml:space="preserve">• </w:t>
      </w:r>
      <w:r w:rsidRPr="005A7FE3">
        <w:rPr>
          <w:rFonts w:ascii="Times New Roman" w:hAnsi="Times New Roman" w:cs="Times New Roman"/>
          <w:sz w:val="24"/>
          <w:szCs w:val="24"/>
        </w:rPr>
        <w:t>Real-time deadlines that will cause system failure if not met;</w:t>
      </w:r>
    </w:p>
    <w:p w:rsidR="003808EC" w:rsidRPr="005A7FE3" w:rsidRDefault="003808EC" w:rsidP="005A7FE3">
      <w:pPr>
        <w:shd w:val="clear" w:color="auto" w:fill="FFFFFF"/>
        <w:autoSpaceDE w:val="0"/>
        <w:autoSpaceDN w:val="0"/>
        <w:adjustRightInd w:val="0"/>
        <w:spacing w:line="360" w:lineRule="auto"/>
        <w:jc w:val="both"/>
        <w:rPr>
          <w:rFonts w:ascii="Times New Roman" w:hAnsi="Times New Roman" w:cs="Times New Roman"/>
          <w:sz w:val="24"/>
          <w:szCs w:val="24"/>
        </w:rPr>
      </w:pPr>
      <w:r w:rsidRPr="005A7FE3">
        <w:rPr>
          <w:rFonts w:ascii="Times New Roman" w:hAnsi="Times New Roman" w:cs="Times New Roman"/>
          <w:bCs/>
          <w:sz w:val="24"/>
          <w:szCs w:val="24"/>
        </w:rPr>
        <w:t xml:space="preserve">• </w:t>
      </w:r>
      <w:r w:rsidRPr="005A7FE3">
        <w:rPr>
          <w:rFonts w:ascii="Times New Roman" w:hAnsi="Times New Roman" w:cs="Times New Roman"/>
          <w:sz w:val="24"/>
          <w:szCs w:val="24"/>
        </w:rPr>
        <w:t>Multi-rate operation;</w:t>
      </w:r>
    </w:p>
    <w:p w:rsidR="003808EC" w:rsidRPr="005A7FE3" w:rsidRDefault="003808EC" w:rsidP="005A7FE3">
      <w:pPr>
        <w:shd w:val="clear" w:color="auto" w:fill="FFFFFF"/>
        <w:autoSpaceDE w:val="0"/>
        <w:autoSpaceDN w:val="0"/>
        <w:adjustRightInd w:val="0"/>
        <w:spacing w:line="360" w:lineRule="auto"/>
        <w:jc w:val="both"/>
        <w:rPr>
          <w:rFonts w:ascii="Times New Roman" w:hAnsi="Times New Roman" w:cs="Times New Roman"/>
          <w:sz w:val="24"/>
          <w:szCs w:val="24"/>
        </w:rPr>
      </w:pPr>
      <w:r w:rsidRPr="005A7FE3">
        <w:rPr>
          <w:rFonts w:ascii="Times New Roman" w:hAnsi="Times New Roman" w:cs="Times New Roman"/>
          <w:bCs/>
          <w:sz w:val="24"/>
          <w:szCs w:val="24"/>
        </w:rPr>
        <w:t xml:space="preserve">• </w:t>
      </w:r>
      <w:r w:rsidRPr="005A7FE3">
        <w:rPr>
          <w:rFonts w:ascii="Times New Roman" w:hAnsi="Times New Roman" w:cs="Times New Roman"/>
          <w:sz w:val="24"/>
          <w:szCs w:val="24"/>
        </w:rPr>
        <w:t>In many cases, low power consumption;</w:t>
      </w:r>
    </w:p>
    <w:p w:rsidR="003808EC" w:rsidRPr="005A7FE3" w:rsidRDefault="003808EC" w:rsidP="005A7FE3">
      <w:pPr>
        <w:shd w:val="clear" w:color="auto" w:fill="FFFFFF"/>
        <w:autoSpaceDE w:val="0"/>
        <w:autoSpaceDN w:val="0"/>
        <w:adjustRightInd w:val="0"/>
        <w:spacing w:line="360" w:lineRule="auto"/>
        <w:jc w:val="both"/>
        <w:rPr>
          <w:rFonts w:ascii="Times New Roman" w:hAnsi="Times New Roman" w:cs="Times New Roman"/>
          <w:sz w:val="24"/>
          <w:szCs w:val="24"/>
        </w:rPr>
      </w:pPr>
      <w:r w:rsidRPr="005A7FE3">
        <w:rPr>
          <w:rFonts w:ascii="Times New Roman" w:hAnsi="Times New Roman" w:cs="Times New Roman"/>
          <w:bCs/>
          <w:sz w:val="24"/>
          <w:szCs w:val="24"/>
        </w:rPr>
        <w:t xml:space="preserve">• </w:t>
      </w:r>
      <w:r w:rsidRPr="005A7FE3">
        <w:rPr>
          <w:rFonts w:ascii="Times New Roman" w:hAnsi="Times New Roman" w:cs="Times New Roman"/>
          <w:sz w:val="24"/>
          <w:szCs w:val="24"/>
        </w:rPr>
        <w:t>Low manufacturing cost, which often means limited code size.</w:t>
      </w:r>
    </w:p>
    <w:p w:rsidR="003808EC" w:rsidRPr="005A7FE3" w:rsidRDefault="003808EC" w:rsidP="005A7FE3">
      <w:pPr>
        <w:shd w:val="clear" w:color="auto" w:fill="FFFFFF"/>
        <w:autoSpaceDE w:val="0"/>
        <w:autoSpaceDN w:val="0"/>
        <w:adjustRightInd w:val="0"/>
        <w:spacing w:line="360" w:lineRule="auto"/>
        <w:jc w:val="both"/>
        <w:rPr>
          <w:rFonts w:ascii="Times New Roman" w:hAnsi="Times New Roman" w:cs="Times New Roman"/>
          <w:sz w:val="24"/>
          <w:szCs w:val="24"/>
        </w:rPr>
      </w:pPr>
      <w:r w:rsidRPr="005A7FE3">
        <w:rPr>
          <w:rFonts w:ascii="Times New Roman" w:hAnsi="Times New Roman" w:cs="Times New Roman"/>
          <w:sz w:val="24"/>
          <w:szCs w:val="24"/>
        </w:rPr>
        <w:t>Workstation programmers often concentrate on functionality. They may consider the performance characteristics of a few computational kernels of their software, but rarely analyze the total application. They almost never consider power consumption and manufacturing cost. The need to juggle all these requirements makes embedded system programming very challenging and is the reason why embedded system designers need to understand computer architecture.</w:t>
      </w:r>
    </w:p>
    <w:p w:rsidR="003808EC" w:rsidRPr="005A7FE3" w:rsidRDefault="003808EC" w:rsidP="005A7FE3">
      <w:pPr>
        <w:pStyle w:val="NormalWeb"/>
        <w:shd w:val="clear" w:color="auto" w:fill="FFFFFF"/>
        <w:spacing w:line="360" w:lineRule="auto"/>
        <w:jc w:val="both"/>
      </w:pPr>
      <w:r w:rsidRPr="005A7FE3">
        <w:t>Overview of an Embedded System Architecture</w:t>
      </w:r>
    </w:p>
    <w:p w:rsidR="003808EC" w:rsidRPr="005A7FE3" w:rsidRDefault="00556583" w:rsidP="005A7FE3">
      <w:pPr>
        <w:pStyle w:val="NormalWeb"/>
        <w:shd w:val="clear" w:color="auto" w:fill="FFFFFF"/>
        <w:spacing w:line="360" w:lineRule="auto"/>
        <w:jc w:val="both"/>
      </w:pPr>
      <w:r w:rsidRPr="005A7FE3">
        <w:rPr>
          <w:noProof/>
        </w:rPr>
        <w:pict>
          <v:group id="Group 1" o:spid="_x0000_s1026" style="position:absolute;left:0;text-align:left;margin-left:86.25pt;margin-top:52.9pt;width:279pt;height:270.15pt;z-index:251659264" coordorigin="3060,5580" coordsize="5040,4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">
            <v:group id="Group 3" o:spid="_x0000_s1027" style="position:absolute;left:3060;top:5580;width:5040;height:4860" coordorigin="3780,6120" coordsize="5040,4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oval id="Oval 4" o:spid="_x0000_s1028" style="position:absolute;left:3780;top:6120;width:5040;height:48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">
                <v:textbox>
                  <w:txbxContent>
                    <w:p w:rsidR="00851311" w:rsidRPr="002B1E7A" w:rsidRDefault="00851311" w:rsidP="003808EC">
                      <w:pPr>
                        <w:jc w:val="center"/>
                        <w:rPr>
                          <w:sz w:val="28"/>
                          <w:szCs w:val="28"/>
                        </w:rPr>
                      </w:pPr>
                      <w:r w:rsidRPr="002B1E7A">
                        <w:rPr>
                          <w:sz w:val="28"/>
                          <w:szCs w:val="28"/>
                        </w:rPr>
                        <w:t>Application Software</w:t>
                      </w:r>
                    </w:p>
                  </w:txbxContent>
                </v:textbox>
              </v:oval>
              <v:oval id="Oval 5" o:spid="_x0000_s1029" style="position:absolute;left:4860;top:7200;width:2880;height:288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">
                <v:textbox>
                  <w:txbxContent>
                    <w:p w:rsidR="00851311" w:rsidRPr="002B1E7A" w:rsidRDefault="00851311" w:rsidP="003808EC">
                      <w:pPr>
                        <w:jc w:val="center"/>
                        <w:rPr>
                          <w:sz w:val="28"/>
                          <w:szCs w:val="28"/>
                        </w:rPr>
                      </w:pPr>
                      <w:r w:rsidRPr="002B1E7A">
                        <w:rPr>
                          <w:sz w:val="28"/>
                          <w:szCs w:val="28"/>
                        </w:rPr>
                        <w:t>Operating System</w:t>
                      </w:r>
                    </w:p>
                  </w:txbxContent>
                </v:textbox>
              </v:oval>
              <v:oval id="Oval 6" o:spid="_x0000_s1030" style="position:absolute;left:5760;top:8280;width:1080;height:108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">
                <v:textbox>
                  <w:txbxContent>
                    <w:p w:rsidR="00851311" w:rsidRPr="002B1E7A" w:rsidRDefault="00851311" w:rsidP="003808EC">
                      <w:pPr>
                        <w:rPr>
                          <w:b/>
                        </w:rPr>
                      </w:pPr>
                      <w:r w:rsidRPr="002B1E7A">
                        <w:rPr>
                          <w:b/>
                        </w:rPr>
                        <w:t>H/W</w:t>
                      </w:r>
                    </w:p>
                  </w:txbxContent>
                </v:textbox>
              </v:oval>
            </v:group>
            <v:line id="Line 7" o:spid="_x0000_s1031" style="position:absolute;flip:x;visibility:visible" from="5760,7020" to="7560,8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">
              <v:stroke endarrow="block"/>
            </v:line>
          </v:group>
        </w:pict>
      </w:r>
      <w:r w:rsidR="003808EC" w:rsidRPr="005A7FE3">
        <w:t>Every Embedded system consists of a custom-built hardware built around a central processing unit. This hardware also contains memory chips onto which the software is loaded.</w:t>
      </w:r>
    </w:p>
    <w:p w:rsidR="003808EC" w:rsidRPr="005A7FE3" w:rsidRDefault="003808EC" w:rsidP="005A7FE3">
      <w:pPr>
        <w:pStyle w:val="NormalWeb"/>
        <w:shd w:val="clear" w:color="auto" w:fill="FFFFFF"/>
        <w:spacing w:line="360" w:lineRule="auto"/>
        <w:jc w:val="both"/>
      </w:pPr>
    </w:p>
    <w:p w:rsidR="003808EC" w:rsidRPr="005A7FE3" w:rsidRDefault="003808EC" w:rsidP="005A7FE3">
      <w:pPr>
        <w:pStyle w:val="NormalWeb"/>
        <w:shd w:val="clear" w:color="auto" w:fill="FFFFFF"/>
        <w:spacing w:line="360" w:lineRule="auto"/>
        <w:jc w:val="both"/>
      </w:pPr>
    </w:p>
    <w:p w:rsidR="003808EC" w:rsidRPr="005A7FE3" w:rsidRDefault="003808EC" w:rsidP="005A7FE3">
      <w:pPr>
        <w:pStyle w:val="NormalWeb"/>
        <w:shd w:val="clear" w:color="auto" w:fill="FFFFFF"/>
        <w:spacing w:line="360" w:lineRule="auto"/>
        <w:jc w:val="both"/>
      </w:pPr>
    </w:p>
    <w:p w:rsidR="003808EC" w:rsidRPr="005A7FE3" w:rsidRDefault="003808EC" w:rsidP="005A7FE3">
      <w:pPr>
        <w:pStyle w:val="NormalWeb"/>
        <w:shd w:val="clear" w:color="auto" w:fill="FFFFFF"/>
        <w:spacing w:line="360" w:lineRule="auto"/>
        <w:jc w:val="both"/>
      </w:pPr>
    </w:p>
    <w:p w:rsidR="003808EC" w:rsidRPr="005A7FE3" w:rsidRDefault="003808EC" w:rsidP="005A7FE3">
      <w:pPr>
        <w:pStyle w:val="NormalWeb"/>
        <w:shd w:val="clear" w:color="auto" w:fill="FFFFFF"/>
        <w:spacing w:line="360" w:lineRule="auto"/>
        <w:jc w:val="both"/>
      </w:pPr>
    </w:p>
    <w:p w:rsidR="003808EC" w:rsidRPr="005A7FE3" w:rsidRDefault="003808EC" w:rsidP="005A7FE3">
      <w:pPr>
        <w:pStyle w:val="NormalWeb"/>
        <w:shd w:val="clear" w:color="auto" w:fill="FFFFFF"/>
        <w:spacing w:line="360" w:lineRule="auto"/>
        <w:jc w:val="both"/>
      </w:pPr>
    </w:p>
    <w:p w:rsidR="003808EC" w:rsidRPr="005A7FE3" w:rsidRDefault="003808EC" w:rsidP="005A7FE3">
      <w:pPr>
        <w:pStyle w:val="NormalWeb"/>
        <w:shd w:val="clear" w:color="auto" w:fill="FFFFFF"/>
        <w:spacing w:line="360" w:lineRule="auto"/>
        <w:jc w:val="both"/>
      </w:pPr>
    </w:p>
    <w:p w:rsidR="003808EC" w:rsidRPr="005A7FE3" w:rsidRDefault="003808EC" w:rsidP="005A7FE3">
      <w:pPr>
        <w:pStyle w:val="NormalWeb"/>
        <w:shd w:val="clear" w:color="auto" w:fill="FFFFFF"/>
        <w:spacing w:line="360" w:lineRule="auto"/>
        <w:jc w:val="both"/>
      </w:pPr>
    </w:p>
    <w:p w:rsidR="003808EC" w:rsidRPr="005A7FE3" w:rsidRDefault="003808EC" w:rsidP="005A7FE3">
      <w:pPr>
        <w:pStyle w:val="NormalWeb"/>
        <w:shd w:val="clear" w:color="auto" w:fill="FFFFFF"/>
        <w:spacing w:line="360" w:lineRule="auto"/>
        <w:jc w:val="both"/>
      </w:pPr>
      <w:r w:rsidRPr="005A7FE3">
        <w:t>The operating system runs above the hardware and the application software runs above the operating system. The same architecture is applicable to any computer including desktop computer. However these are significant differences. It is not compulsory to have an operating system in every embedded system. For small applications such as remote control units, air conditioners, toys etc.</w:t>
      </w:r>
    </w:p>
    <w:p w:rsidR="003808EC" w:rsidRPr="005A7FE3" w:rsidRDefault="003808EC" w:rsidP="005A7FE3">
      <w:pPr>
        <w:pStyle w:val="NormalWeb"/>
        <w:shd w:val="clear" w:color="auto" w:fill="FFFFFF"/>
        <w:spacing w:line="360" w:lineRule="auto"/>
        <w:jc w:val="both"/>
      </w:pPr>
      <w:r w:rsidRPr="005A7FE3">
        <w:t>Applications of Embedded Systems</w:t>
      </w:r>
    </w:p>
    <w:p w:rsidR="003808EC" w:rsidRPr="005A7FE3" w:rsidRDefault="003808EC" w:rsidP="005A7FE3">
      <w:pPr>
        <w:pStyle w:val="NormalWeb"/>
        <w:shd w:val="clear" w:color="auto" w:fill="FFFFFF"/>
        <w:spacing w:line="360" w:lineRule="auto"/>
        <w:jc w:val="both"/>
      </w:pPr>
      <w:r w:rsidRPr="005A7FE3">
        <w:t>Some of the most common embedded systems used in everyday life are</w:t>
      </w:r>
    </w:p>
    <w:p w:rsidR="003808EC" w:rsidRPr="005A7FE3" w:rsidRDefault="003808EC" w:rsidP="005A7FE3">
      <w:pPr>
        <w:shd w:val="clear" w:color="auto" w:fill="FFFFFF"/>
        <w:autoSpaceDE w:val="0"/>
        <w:autoSpaceDN w:val="0"/>
        <w:adjustRightInd w:val="0"/>
        <w:spacing w:line="360" w:lineRule="auto"/>
        <w:jc w:val="both"/>
        <w:rPr>
          <w:rFonts w:ascii="Times New Roman" w:hAnsi="Times New Roman" w:cs="Times New Roman"/>
          <w:sz w:val="24"/>
          <w:szCs w:val="24"/>
        </w:rPr>
      </w:pPr>
      <w:r w:rsidRPr="005A7FE3">
        <w:rPr>
          <w:rFonts w:ascii="Times New Roman" w:hAnsi="Times New Roman" w:cs="Times New Roman"/>
          <w:bCs/>
          <w:sz w:val="24"/>
          <w:szCs w:val="24"/>
        </w:rPr>
        <w:t xml:space="preserve">Small embedded controllers:    </w:t>
      </w:r>
      <w:r w:rsidRPr="005A7FE3">
        <w:rPr>
          <w:rFonts w:ascii="Times New Roman" w:hAnsi="Times New Roman" w:cs="Times New Roman"/>
          <w:sz w:val="24"/>
          <w:szCs w:val="24"/>
        </w:rPr>
        <w:t xml:space="preserve">8-bit CPUs dominate, simple or no operating system </w:t>
      </w:r>
    </w:p>
    <w:p w:rsidR="003808EC" w:rsidRPr="005A7FE3" w:rsidRDefault="003808EC" w:rsidP="005A7FE3">
      <w:pPr>
        <w:shd w:val="clear" w:color="auto" w:fill="FFFFFF"/>
        <w:autoSpaceDE w:val="0"/>
        <w:autoSpaceDN w:val="0"/>
        <w:adjustRightInd w:val="0"/>
        <w:spacing w:line="360" w:lineRule="auto"/>
        <w:ind w:left="2160" w:firstLine="720"/>
        <w:jc w:val="both"/>
        <w:rPr>
          <w:rFonts w:ascii="Times New Roman" w:hAnsi="Times New Roman" w:cs="Times New Roman"/>
          <w:sz w:val="24"/>
          <w:szCs w:val="24"/>
        </w:rPr>
      </w:pPr>
      <w:r w:rsidRPr="005A7FE3">
        <w:rPr>
          <w:rFonts w:ascii="Times New Roman" w:hAnsi="Times New Roman" w:cs="Times New Roman"/>
          <w:sz w:val="24"/>
          <w:szCs w:val="24"/>
        </w:rPr>
        <w:t xml:space="preserve">     (e.g., thermostats)</w:t>
      </w:r>
    </w:p>
    <w:p w:rsidR="003808EC" w:rsidRPr="005A7FE3" w:rsidRDefault="003808EC" w:rsidP="005A7FE3">
      <w:pPr>
        <w:shd w:val="clear" w:color="auto" w:fill="FFFFFF"/>
        <w:autoSpaceDE w:val="0"/>
        <w:autoSpaceDN w:val="0"/>
        <w:adjustRightInd w:val="0"/>
        <w:spacing w:line="360" w:lineRule="auto"/>
        <w:jc w:val="both"/>
        <w:rPr>
          <w:rFonts w:ascii="Times New Roman" w:hAnsi="Times New Roman" w:cs="Times New Roman"/>
          <w:bCs/>
          <w:sz w:val="24"/>
          <w:szCs w:val="24"/>
        </w:rPr>
      </w:pPr>
    </w:p>
    <w:p w:rsidR="00653C6D" w:rsidRPr="005A7FE3" w:rsidRDefault="00653C6D" w:rsidP="005A7FE3">
      <w:pPr>
        <w:shd w:val="clear" w:color="auto" w:fill="FFFFFF"/>
        <w:autoSpaceDE w:val="0"/>
        <w:autoSpaceDN w:val="0"/>
        <w:adjustRightInd w:val="0"/>
        <w:spacing w:line="360" w:lineRule="auto"/>
        <w:jc w:val="both"/>
        <w:rPr>
          <w:rFonts w:ascii="Times New Roman" w:hAnsi="Times New Roman" w:cs="Times New Roman"/>
          <w:sz w:val="24"/>
          <w:szCs w:val="24"/>
        </w:rPr>
      </w:pPr>
      <w:r w:rsidRPr="005A7FE3">
        <w:rPr>
          <w:rFonts w:ascii="Times New Roman" w:hAnsi="Times New Roman" w:cs="Times New Roman"/>
          <w:bCs/>
          <w:sz w:val="24"/>
          <w:szCs w:val="24"/>
        </w:rPr>
        <w:t>Control systems:</w:t>
      </w:r>
      <w:r w:rsidRPr="005A7FE3">
        <w:rPr>
          <w:rFonts w:ascii="Times New Roman" w:hAnsi="Times New Roman" w:cs="Times New Roman"/>
          <w:bCs/>
          <w:sz w:val="24"/>
          <w:szCs w:val="24"/>
        </w:rPr>
        <w:tab/>
      </w:r>
      <w:r w:rsidRPr="005A7FE3">
        <w:rPr>
          <w:rFonts w:ascii="Times New Roman" w:hAnsi="Times New Roman" w:cs="Times New Roman"/>
          <w:bCs/>
          <w:sz w:val="24"/>
          <w:szCs w:val="24"/>
        </w:rPr>
        <w:tab/>
      </w:r>
      <w:r w:rsidRPr="005A7FE3">
        <w:rPr>
          <w:rFonts w:ascii="Times New Roman" w:hAnsi="Times New Roman" w:cs="Times New Roman"/>
          <w:sz w:val="24"/>
          <w:szCs w:val="24"/>
        </w:rPr>
        <w:t>Often use DSP chip for control computations</w:t>
      </w:r>
    </w:p>
    <w:p w:rsidR="00653C6D" w:rsidRPr="005A7FE3" w:rsidRDefault="00653C6D" w:rsidP="005A7FE3">
      <w:pPr>
        <w:shd w:val="clear" w:color="auto" w:fill="FFFFFF"/>
        <w:autoSpaceDE w:val="0"/>
        <w:autoSpaceDN w:val="0"/>
        <w:adjustRightInd w:val="0"/>
        <w:spacing w:line="360" w:lineRule="auto"/>
        <w:jc w:val="both"/>
        <w:rPr>
          <w:rFonts w:ascii="Times New Roman" w:hAnsi="Times New Roman" w:cs="Times New Roman"/>
          <w:sz w:val="24"/>
          <w:szCs w:val="24"/>
        </w:rPr>
      </w:pPr>
      <w:r w:rsidRPr="005A7FE3">
        <w:rPr>
          <w:rFonts w:ascii="Times New Roman" w:hAnsi="Times New Roman" w:cs="Times New Roman"/>
          <w:sz w:val="24"/>
          <w:szCs w:val="24"/>
        </w:rPr>
        <w:tab/>
      </w:r>
      <w:r w:rsidRPr="005A7FE3">
        <w:rPr>
          <w:rFonts w:ascii="Times New Roman" w:hAnsi="Times New Roman" w:cs="Times New Roman"/>
          <w:sz w:val="24"/>
          <w:szCs w:val="24"/>
        </w:rPr>
        <w:tab/>
        <w:t xml:space="preserve">                             (e.g., automotive engine control)</w:t>
      </w:r>
    </w:p>
    <w:p w:rsidR="00653C6D" w:rsidRPr="005A7FE3" w:rsidRDefault="00653C6D" w:rsidP="005A7FE3">
      <w:pPr>
        <w:shd w:val="clear" w:color="auto" w:fill="FFFFFF"/>
        <w:autoSpaceDE w:val="0"/>
        <w:autoSpaceDN w:val="0"/>
        <w:adjustRightInd w:val="0"/>
        <w:spacing w:line="360" w:lineRule="auto"/>
        <w:jc w:val="both"/>
        <w:rPr>
          <w:rFonts w:ascii="Times New Roman" w:hAnsi="Times New Roman" w:cs="Times New Roman"/>
          <w:sz w:val="24"/>
          <w:szCs w:val="24"/>
        </w:rPr>
      </w:pPr>
      <w:r w:rsidRPr="005A7FE3">
        <w:rPr>
          <w:rFonts w:ascii="Times New Roman" w:hAnsi="Times New Roman" w:cs="Times New Roman"/>
          <w:bCs/>
          <w:sz w:val="24"/>
          <w:szCs w:val="24"/>
        </w:rPr>
        <w:t>Distributed embedded control:</w:t>
      </w:r>
      <w:r w:rsidRPr="005A7FE3">
        <w:rPr>
          <w:rFonts w:ascii="Times New Roman" w:hAnsi="Times New Roman" w:cs="Times New Roman"/>
          <w:sz w:val="24"/>
          <w:szCs w:val="24"/>
        </w:rPr>
        <w:t xml:space="preserve"> Mixture of large and small nodes on a real-time        </w:t>
      </w:r>
    </w:p>
    <w:p w:rsidR="00653C6D" w:rsidRPr="005A7FE3" w:rsidRDefault="00653C6D" w:rsidP="005A7FE3">
      <w:pPr>
        <w:shd w:val="clear" w:color="auto" w:fill="FFFFFF"/>
        <w:autoSpaceDE w:val="0"/>
        <w:autoSpaceDN w:val="0"/>
        <w:adjustRightInd w:val="0"/>
        <w:spacing w:line="360" w:lineRule="auto"/>
        <w:jc w:val="both"/>
        <w:rPr>
          <w:rFonts w:ascii="Times New Roman" w:hAnsi="Times New Roman" w:cs="Times New Roman"/>
          <w:sz w:val="24"/>
          <w:szCs w:val="24"/>
        </w:rPr>
      </w:pPr>
      <w:r w:rsidRPr="005A7FE3">
        <w:rPr>
          <w:rFonts w:ascii="Times New Roman" w:hAnsi="Times New Roman" w:cs="Times New Roman"/>
          <w:sz w:val="24"/>
          <w:szCs w:val="24"/>
        </w:rPr>
        <w:t xml:space="preserve">                                                     Embedded networks </w:t>
      </w:r>
    </w:p>
    <w:p w:rsidR="00653C6D" w:rsidRPr="005A7FE3" w:rsidRDefault="00653C6D" w:rsidP="005A7FE3">
      <w:pPr>
        <w:shd w:val="clear" w:color="auto" w:fill="FFFFFF"/>
        <w:autoSpaceDE w:val="0"/>
        <w:autoSpaceDN w:val="0"/>
        <w:adjustRightInd w:val="0"/>
        <w:spacing w:line="360" w:lineRule="auto"/>
        <w:jc w:val="both"/>
        <w:rPr>
          <w:rFonts w:ascii="Times New Roman" w:hAnsi="Times New Roman" w:cs="Times New Roman"/>
          <w:sz w:val="24"/>
          <w:szCs w:val="24"/>
        </w:rPr>
      </w:pPr>
      <w:r w:rsidRPr="005A7FE3">
        <w:rPr>
          <w:rFonts w:ascii="Times New Roman" w:hAnsi="Times New Roman" w:cs="Times New Roman"/>
          <w:sz w:val="24"/>
          <w:szCs w:val="24"/>
        </w:rPr>
        <w:tab/>
      </w:r>
      <w:r w:rsidRPr="005A7FE3">
        <w:rPr>
          <w:rFonts w:ascii="Times New Roman" w:hAnsi="Times New Roman" w:cs="Times New Roman"/>
          <w:sz w:val="24"/>
          <w:szCs w:val="24"/>
        </w:rPr>
        <w:tab/>
      </w:r>
      <w:r w:rsidRPr="005A7FE3">
        <w:rPr>
          <w:rFonts w:ascii="Times New Roman" w:hAnsi="Times New Roman" w:cs="Times New Roman"/>
          <w:sz w:val="24"/>
          <w:szCs w:val="24"/>
        </w:rPr>
        <w:tab/>
        <w:t xml:space="preserve">     (e.g., cars, elevators, factory automation)</w:t>
      </w:r>
    </w:p>
    <w:p w:rsidR="00653C6D" w:rsidRPr="005A7FE3" w:rsidRDefault="00653C6D" w:rsidP="005A7FE3">
      <w:pPr>
        <w:shd w:val="clear" w:color="auto" w:fill="FFFFFF"/>
        <w:autoSpaceDE w:val="0"/>
        <w:autoSpaceDN w:val="0"/>
        <w:adjustRightInd w:val="0"/>
        <w:spacing w:line="360" w:lineRule="auto"/>
        <w:jc w:val="both"/>
        <w:rPr>
          <w:rFonts w:ascii="Times New Roman" w:hAnsi="Times New Roman" w:cs="Times New Roman"/>
          <w:sz w:val="24"/>
          <w:szCs w:val="24"/>
        </w:rPr>
      </w:pPr>
      <w:r w:rsidRPr="005A7FE3">
        <w:rPr>
          <w:rFonts w:ascii="Times New Roman" w:hAnsi="Times New Roman" w:cs="Times New Roman"/>
          <w:bCs/>
          <w:sz w:val="24"/>
          <w:szCs w:val="24"/>
        </w:rPr>
        <w:t>System on chip:</w:t>
      </w:r>
      <w:r w:rsidRPr="005A7FE3">
        <w:rPr>
          <w:rFonts w:ascii="Times New Roman" w:hAnsi="Times New Roman" w:cs="Times New Roman"/>
          <w:bCs/>
          <w:sz w:val="24"/>
          <w:szCs w:val="24"/>
        </w:rPr>
        <w:tab/>
      </w:r>
      <w:r w:rsidRPr="005A7FE3">
        <w:rPr>
          <w:rFonts w:ascii="Times New Roman" w:hAnsi="Times New Roman" w:cs="Times New Roman"/>
          <w:bCs/>
          <w:sz w:val="24"/>
          <w:szCs w:val="24"/>
        </w:rPr>
        <w:tab/>
      </w:r>
      <w:r w:rsidRPr="005A7FE3">
        <w:rPr>
          <w:rFonts w:ascii="Times New Roman" w:hAnsi="Times New Roman" w:cs="Times New Roman"/>
          <w:sz w:val="24"/>
          <w:szCs w:val="24"/>
        </w:rPr>
        <w:t>ASIC design tailored to application area</w:t>
      </w:r>
    </w:p>
    <w:p w:rsidR="00653C6D" w:rsidRPr="005A7FE3" w:rsidRDefault="00653C6D" w:rsidP="005A7FE3">
      <w:pPr>
        <w:shd w:val="clear" w:color="auto" w:fill="FFFFFF"/>
        <w:autoSpaceDE w:val="0"/>
        <w:autoSpaceDN w:val="0"/>
        <w:adjustRightInd w:val="0"/>
        <w:spacing w:line="360" w:lineRule="auto"/>
        <w:jc w:val="both"/>
        <w:rPr>
          <w:rFonts w:ascii="Times New Roman" w:hAnsi="Times New Roman" w:cs="Times New Roman"/>
          <w:sz w:val="24"/>
          <w:szCs w:val="24"/>
        </w:rPr>
      </w:pPr>
      <w:r w:rsidRPr="005A7FE3">
        <w:rPr>
          <w:rFonts w:ascii="Times New Roman" w:hAnsi="Times New Roman" w:cs="Times New Roman"/>
          <w:sz w:val="24"/>
          <w:szCs w:val="24"/>
        </w:rPr>
        <w:tab/>
      </w:r>
      <w:r w:rsidRPr="005A7FE3">
        <w:rPr>
          <w:rFonts w:ascii="Times New Roman" w:hAnsi="Times New Roman" w:cs="Times New Roman"/>
          <w:sz w:val="24"/>
          <w:szCs w:val="24"/>
        </w:rPr>
        <w:tab/>
      </w:r>
      <w:r w:rsidRPr="005A7FE3">
        <w:rPr>
          <w:rFonts w:ascii="Times New Roman" w:hAnsi="Times New Roman" w:cs="Times New Roman"/>
          <w:sz w:val="24"/>
          <w:szCs w:val="24"/>
        </w:rPr>
        <w:tab/>
      </w:r>
      <w:r w:rsidRPr="005A7FE3">
        <w:rPr>
          <w:rFonts w:ascii="Times New Roman" w:hAnsi="Times New Roman" w:cs="Times New Roman"/>
          <w:sz w:val="24"/>
          <w:szCs w:val="24"/>
        </w:rPr>
        <w:tab/>
        <w:t xml:space="preserve">     (e.g., consumer electronics, set-top boxes)</w:t>
      </w:r>
    </w:p>
    <w:p w:rsidR="00653C6D" w:rsidRPr="005A7FE3" w:rsidRDefault="00653C6D" w:rsidP="005A7FE3">
      <w:pPr>
        <w:shd w:val="clear" w:color="auto" w:fill="FFFFFF"/>
        <w:autoSpaceDE w:val="0"/>
        <w:autoSpaceDN w:val="0"/>
        <w:adjustRightInd w:val="0"/>
        <w:spacing w:line="360" w:lineRule="auto"/>
        <w:jc w:val="both"/>
        <w:rPr>
          <w:rFonts w:ascii="Times New Roman" w:hAnsi="Times New Roman" w:cs="Times New Roman"/>
          <w:sz w:val="24"/>
          <w:szCs w:val="24"/>
        </w:rPr>
      </w:pPr>
      <w:r w:rsidRPr="005A7FE3">
        <w:rPr>
          <w:rFonts w:ascii="Times New Roman" w:hAnsi="Times New Roman" w:cs="Times New Roman"/>
          <w:bCs/>
          <w:sz w:val="24"/>
          <w:szCs w:val="24"/>
        </w:rPr>
        <w:t xml:space="preserve">Network equipment:                  </w:t>
      </w:r>
      <w:r w:rsidRPr="005A7FE3">
        <w:rPr>
          <w:rFonts w:ascii="Times New Roman" w:hAnsi="Times New Roman" w:cs="Times New Roman"/>
          <w:sz w:val="24"/>
          <w:szCs w:val="24"/>
        </w:rPr>
        <w:t>Emphasis on data movement/packet flow</w:t>
      </w:r>
    </w:p>
    <w:p w:rsidR="00653C6D" w:rsidRPr="005A7FE3" w:rsidRDefault="00653C6D" w:rsidP="005A7FE3">
      <w:pPr>
        <w:shd w:val="clear" w:color="auto" w:fill="FFFFFF"/>
        <w:autoSpaceDE w:val="0"/>
        <w:autoSpaceDN w:val="0"/>
        <w:adjustRightInd w:val="0"/>
        <w:spacing w:line="360" w:lineRule="auto"/>
        <w:jc w:val="both"/>
        <w:rPr>
          <w:rFonts w:ascii="Times New Roman" w:hAnsi="Times New Roman" w:cs="Times New Roman"/>
          <w:sz w:val="24"/>
          <w:szCs w:val="24"/>
        </w:rPr>
      </w:pPr>
      <w:r w:rsidRPr="005A7FE3">
        <w:rPr>
          <w:rFonts w:ascii="Times New Roman" w:hAnsi="Times New Roman" w:cs="Times New Roman"/>
          <w:sz w:val="24"/>
          <w:szCs w:val="24"/>
        </w:rPr>
        <w:tab/>
      </w:r>
      <w:r w:rsidRPr="005A7FE3">
        <w:rPr>
          <w:rFonts w:ascii="Times New Roman" w:hAnsi="Times New Roman" w:cs="Times New Roman"/>
          <w:sz w:val="24"/>
          <w:szCs w:val="24"/>
        </w:rPr>
        <w:tab/>
      </w:r>
      <w:r w:rsidRPr="005A7FE3">
        <w:rPr>
          <w:rFonts w:ascii="Times New Roman" w:hAnsi="Times New Roman" w:cs="Times New Roman"/>
          <w:sz w:val="24"/>
          <w:szCs w:val="24"/>
        </w:rPr>
        <w:tab/>
      </w:r>
      <w:r w:rsidRPr="005A7FE3">
        <w:rPr>
          <w:rFonts w:ascii="Times New Roman" w:hAnsi="Times New Roman" w:cs="Times New Roman"/>
          <w:sz w:val="24"/>
          <w:szCs w:val="24"/>
        </w:rPr>
        <w:tab/>
        <w:t xml:space="preserve">     (e.g., network switches; telephone switches)</w:t>
      </w:r>
    </w:p>
    <w:p w:rsidR="00653C6D" w:rsidRPr="005A7FE3" w:rsidRDefault="00653C6D" w:rsidP="005A7FE3">
      <w:pPr>
        <w:shd w:val="clear" w:color="auto" w:fill="FFFFFF"/>
        <w:autoSpaceDE w:val="0"/>
        <w:autoSpaceDN w:val="0"/>
        <w:adjustRightInd w:val="0"/>
        <w:spacing w:line="360" w:lineRule="auto"/>
        <w:jc w:val="both"/>
        <w:rPr>
          <w:rFonts w:ascii="Times New Roman" w:hAnsi="Times New Roman" w:cs="Times New Roman"/>
          <w:sz w:val="24"/>
          <w:szCs w:val="24"/>
        </w:rPr>
      </w:pPr>
      <w:r w:rsidRPr="005A7FE3">
        <w:rPr>
          <w:rFonts w:ascii="Times New Roman" w:hAnsi="Times New Roman" w:cs="Times New Roman"/>
          <w:bCs/>
          <w:sz w:val="24"/>
          <w:szCs w:val="24"/>
        </w:rPr>
        <w:t xml:space="preserve">Critical systems:  </w:t>
      </w:r>
      <w:r w:rsidRPr="005A7FE3">
        <w:rPr>
          <w:rFonts w:ascii="Times New Roman" w:hAnsi="Times New Roman" w:cs="Times New Roman"/>
          <w:sz w:val="24"/>
          <w:szCs w:val="24"/>
        </w:rPr>
        <w:tab/>
      </w:r>
      <w:r w:rsidRPr="005A7FE3">
        <w:rPr>
          <w:rFonts w:ascii="Times New Roman" w:hAnsi="Times New Roman" w:cs="Times New Roman"/>
          <w:sz w:val="24"/>
          <w:szCs w:val="24"/>
        </w:rPr>
        <w:tab/>
        <w:t xml:space="preserve">     Safety and mission critical computing</w:t>
      </w:r>
    </w:p>
    <w:p w:rsidR="00653C6D" w:rsidRPr="005A7FE3" w:rsidRDefault="00653C6D" w:rsidP="005A7FE3">
      <w:pPr>
        <w:shd w:val="clear" w:color="auto" w:fill="FFFFFF"/>
        <w:autoSpaceDE w:val="0"/>
        <w:autoSpaceDN w:val="0"/>
        <w:adjustRightInd w:val="0"/>
        <w:spacing w:line="360" w:lineRule="auto"/>
        <w:jc w:val="both"/>
        <w:rPr>
          <w:rFonts w:ascii="Times New Roman" w:hAnsi="Times New Roman" w:cs="Times New Roman"/>
          <w:sz w:val="24"/>
          <w:szCs w:val="24"/>
        </w:rPr>
      </w:pPr>
      <w:r w:rsidRPr="005A7FE3">
        <w:rPr>
          <w:rFonts w:ascii="Times New Roman" w:hAnsi="Times New Roman" w:cs="Times New Roman"/>
          <w:sz w:val="24"/>
          <w:szCs w:val="24"/>
        </w:rPr>
        <w:tab/>
      </w:r>
      <w:r w:rsidRPr="005A7FE3">
        <w:rPr>
          <w:rFonts w:ascii="Times New Roman" w:hAnsi="Times New Roman" w:cs="Times New Roman"/>
          <w:sz w:val="24"/>
          <w:szCs w:val="24"/>
        </w:rPr>
        <w:tab/>
      </w:r>
      <w:r w:rsidRPr="005A7FE3">
        <w:rPr>
          <w:rFonts w:ascii="Times New Roman" w:hAnsi="Times New Roman" w:cs="Times New Roman"/>
          <w:sz w:val="24"/>
          <w:szCs w:val="24"/>
        </w:rPr>
        <w:tab/>
      </w:r>
      <w:r w:rsidRPr="005A7FE3">
        <w:rPr>
          <w:rFonts w:ascii="Times New Roman" w:hAnsi="Times New Roman" w:cs="Times New Roman"/>
          <w:sz w:val="24"/>
          <w:szCs w:val="24"/>
        </w:rPr>
        <w:tab/>
        <w:t xml:space="preserve">     (e.g., pacemakers, automatic trains)</w:t>
      </w:r>
    </w:p>
    <w:p w:rsidR="00653C6D" w:rsidRPr="005A7FE3" w:rsidRDefault="00653C6D" w:rsidP="005A7FE3">
      <w:pPr>
        <w:shd w:val="clear" w:color="auto" w:fill="FFFFFF"/>
        <w:autoSpaceDE w:val="0"/>
        <w:autoSpaceDN w:val="0"/>
        <w:adjustRightInd w:val="0"/>
        <w:spacing w:line="360" w:lineRule="auto"/>
        <w:jc w:val="both"/>
        <w:rPr>
          <w:rFonts w:ascii="Times New Roman" w:hAnsi="Times New Roman" w:cs="Times New Roman"/>
          <w:sz w:val="24"/>
          <w:szCs w:val="24"/>
        </w:rPr>
      </w:pPr>
      <w:r w:rsidRPr="005A7FE3">
        <w:rPr>
          <w:rFonts w:ascii="Times New Roman" w:hAnsi="Times New Roman" w:cs="Times New Roman"/>
          <w:bCs/>
          <w:sz w:val="24"/>
          <w:szCs w:val="24"/>
        </w:rPr>
        <w:t xml:space="preserve">Signal processing:                      </w:t>
      </w:r>
      <w:r w:rsidRPr="005A7FE3">
        <w:rPr>
          <w:rFonts w:ascii="Times New Roman" w:hAnsi="Times New Roman" w:cs="Times New Roman"/>
          <w:sz w:val="24"/>
          <w:szCs w:val="24"/>
        </w:rPr>
        <w:t xml:space="preserve">Often use DSP chips for vision, audio, or other signal    </w:t>
      </w:r>
    </w:p>
    <w:p w:rsidR="00653C6D" w:rsidRPr="005A7FE3" w:rsidRDefault="00653C6D" w:rsidP="005A7FE3">
      <w:pPr>
        <w:shd w:val="clear" w:color="auto" w:fill="FFFFFF"/>
        <w:autoSpaceDE w:val="0"/>
        <w:autoSpaceDN w:val="0"/>
        <w:adjustRightInd w:val="0"/>
        <w:spacing w:line="360" w:lineRule="auto"/>
        <w:jc w:val="both"/>
        <w:rPr>
          <w:rFonts w:ascii="Times New Roman" w:hAnsi="Times New Roman" w:cs="Times New Roman"/>
          <w:sz w:val="24"/>
          <w:szCs w:val="24"/>
        </w:rPr>
      </w:pPr>
      <w:r w:rsidRPr="005A7FE3">
        <w:rPr>
          <w:rFonts w:ascii="Times New Roman" w:hAnsi="Times New Roman" w:cs="Times New Roman"/>
          <w:sz w:val="24"/>
          <w:szCs w:val="24"/>
        </w:rPr>
        <w:t xml:space="preserve">                                                     Processing (e.g., face recognition)</w:t>
      </w:r>
    </w:p>
    <w:p w:rsidR="00653C6D" w:rsidRPr="005A7FE3" w:rsidRDefault="00653C6D" w:rsidP="005A7FE3">
      <w:pPr>
        <w:shd w:val="clear" w:color="auto" w:fill="FFFFFF"/>
        <w:autoSpaceDE w:val="0"/>
        <w:autoSpaceDN w:val="0"/>
        <w:adjustRightInd w:val="0"/>
        <w:spacing w:line="360" w:lineRule="auto"/>
        <w:jc w:val="both"/>
        <w:rPr>
          <w:rFonts w:ascii="Times New Roman" w:hAnsi="Times New Roman" w:cs="Times New Roman"/>
          <w:sz w:val="24"/>
          <w:szCs w:val="24"/>
        </w:rPr>
      </w:pPr>
      <w:r w:rsidRPr="005A7FE3">
        <w:rPr>
          <w:rFonts w:ascii="Times New Roman" w:hAnsi="Times New Roman" w:cs="Times New Roman"/>
          <w:bCs/>
          <w:sz w:val="24"/>
          <w:szCs w:val="24"/>
        </w:rPr>
        <w:t xml:space="preserve">Robotics:                                     </w:t>
      </w:r>
      <w:r w:rsidRPr="005A7FE3">
        <w:rPr>
          <w:rFonts w:ascii="Times New Roman" w:hAnsi="Times New Roman" w:cs="Times New Roman"/>
          <w:sz w:val="24"/>
          <w:szCs w:val="24"/>
        </w:rPr>
        <w:t xml:space="preserve">Uses various types of embedded computing (especially                            </w:t>
      </w:r>
    </w:p>
    <w:p w:rsidR="00653C6D" w:rsidRPr="005A7FE3" w:rsidRDefault="00653C6D" w:rsidP="005A7FE3">
      <w:pPr>
        <w:shd w:val="clear" w:color="auto" w:fill="FFFFFF"/>
        <w:autoSpaceDE w:val="0"/>
        <w:autoSpaceDN w:val="0"/>
        <w:adjustRightInd w:val="0"/>
        <w:spacing w:line="360" w:lineRule="auto"/>
        <w:jc w:val="both"/>
        <w:rPr>
          <w:rFonts w:ascii="Times New Roman" w:hAnsi="Times New Roman" w:cs="Times New Roman"/>
          <w:sz w:val="24"/>
          <w:szCs w:val="24"/>
        </w:rPr>
      </w:pPr>
      <w:r w:rsidRPr="005A7FE3">
        <w:rPr>
          <w:rFonts w:ascii="Times New Roman" w:hAnsi="Times New Roman" w:cs="Times New Roman"/>
          <w:sz w:val="24"/>
          <w:szCs w:val="24"/>
        </w:rPr>
        <w:lastRenderedPageBreak/>
        <w:t xml:space="preserve">                                                     Vision and control) (e.g., autonomous vehicles)</w:t>
      </w:r>
    </w:p>
    <w:p w:rsidR="00653C6D" w:rsidRPr="005A7FE3" w:rsidRDefault="00653C6D" w:rsidP="005A7FE3">
      <w:pPr>
        <w:shd w:val="clear" w:color="auto" w:fill="FFFFFF"/>
        <w:autoSpaceDE w:val="0"/>
        <w:autoSpaceDN w:val="0"/>
        <w:adjustRightInd w:val="0"/>
        <w:spacing w:line="360" w:lineRule="auto"/>
        <w:jc w:val="both"/>
        <w:rPr>
          <w:rFonts w:ascii="Times New Roman" w:hAnsi="Times New Roman" w:cs="Times New Roman"/>
          <w:sz w:val="24"/>
          <w:szCs w:val="24"/>
        </w:rPr>
      </w:pPr>
      <w:r w:rsidRPr="005A7FE3">
        <w:rPr>
          <w:rFonts w:ascii="Times New Roman" w:hAnsi="Times New Roman" w:cs="Times New Roman"/>
          <w:bCs/>
          <w:sz w:val="24"/>
          <w:szCs w:val="24"/>
        </w:rPr>
        <w:t xml:space="preserve">Computer peripherals:              </w:t>
      </w:r>
      <w:r w:rsidRPr="005A7FE3">
        <w:rPr>
          <w:rFonts w:ascii="Times New Roman" w:hAnsi="Times New Roman" w:cs="Times New Roman"/>
          <w:sz w:val="24"/>
          <w:szCs w:val="24"/>
        </w:rPr>
        <w:t>Disk drives, keyboards, laser printers, etc.</w:t>
      </w:r>
    </w:p>
    <w:p w:rsidR="00653C6D" w:rsidRPr="005A7FE3" w:rsidRDefault="00653C6D" w:rsidP="005A7FE3">
      <w:pPr>
        <w:shd w:val="clear" w:color="auto" w:fill="FFFFFF"/>
        <w:autoSpaceDE w:val="0"/>
        <w:autoSpaceDN w:val="0"/>
        <w:adjustRightInd w:val="0"/>
        <w:spacing w:line="360" w:lineRule="auto"/>
        <w:jc w:val="both"/>
        <w:rPr>
          <w:rFonts w:ascii="Times New Roman" w:hAnsi="Times New Roman" w:cs="Times New Roman"/>
          <w:sz w:val="24"/>
          <w:szCs w:val="24"/>
        </w:rPr>
      </w:pPr>
      <w:r w:rsidRPr="005A7FE3">
        <w:rPr>
          <w:rFonts w:ascii="Times New Roman" w:hAnsi="Times New Roman" w:cs="Times New Roman"/>
          <w:bCs/>
          <w:sz w:val="24"/>
          <w:szCs w:val="24"/>
        </w:rPr>
        <w:t xml:space="preserve">Wireless systems:                       </w:t>
      </w:r>
      <w:r w:rsidRPr="005A7FE3">
        <w:rPr>
          <w:rFonts w:ascii="Times New Roman" w:hAnsi="Times New Roman" w:cs="Times New Roman"/>
          <w:sz w:val="24"/>
          <w:szCs w:val="24"/>
        </w:rPr>
        <w:t xml:space="preserve">Wireless network-connected “sensor networks” and      </w:t>
      </w:r>
    </w:p>
    <w:p w:rsidR="00653C6D" w:rsidRPr="005A7FE3" w:rsidRDefault="00653C6D" w:rsidP="005A7FE3">
      <w:pPr>
        <w:shd w:val="clear" w:color="auto" w:fill="FFFFFF"/>
        <w:autoSpaceDE w:val="0"/>
        <w:autoSpaceDN w:val="0"/>
        <w:adjustRightInd w:val="0"/>
        <w:spacing w:line="360" w:lineRule="auto"/>
        <w:jc w:val="both"/>
        <w:rPr>
          <w:rFonts w:ascii="Times New Roman" w:hAnsi="Times New Roman" w:cs="Times New Roman"/>
          <w:sz w:val="24"/>
          <w:szCs w:val="24"/>
        </w:rPr>
      </w:pPr>
      <w:r w:rsidRPr="005A7FE3">
        <w:rPr>
          <w:rFonts w:ascii="Times New Roman" w:hAnsi="Times New Roman" w:cs="Times New Roman"/>
          <w:sz w:val="24"/>
          <w:szCs w:val="24"/>
        </w:rPr>
        <w:t xml:space="preserve">                                                     “Motes” to gather and report information</w:t>
      </w:r>
    </w:p>
    <w:p w:rsidR="00653C6D" w:rsidRPr="005A7FE3" w:rsidRDefault="00653C6D" w:rsidP="005A7FE3">
      <w:pPr>
        <w:shd w:val="clear" w:color="auto" w:fill="FFFFFF"/>
        <w:autoSpaceDE w:val="0"/>
        <w:autoSpaceDN w:val="0"/>
        <w:adjustRightInd w:val="0"/>
        <w:spacing w:line="360" w:lineRule="auto"/>
        <w:jc w:val="both"/>
        <w:rPr>
          <w:rFonts w:ascii="Times New Roman" w:hAnsi="Times New Roman" w:cs="Times New Roman"/>
          <w:sz w:val="24"/>
          <w:szCs w:val="24"/>
        </w:rPr>
      </w:pPr>
      <w:r w:rsidRPr="005A7FE3">
        <w:rPr>
          <w:rFonts w:ascii="Times New Roman" w:hAnsi="Times New Roman" w:cs="Times New Roman"/>
          <w:bCs/>
          <w:sz w:val="24"/>
          <w:szCs w:val="24"/>
        </w:rPr>
        <w:t xml:space="preserve">Embedded PCs:                         </w:t>
      </w:r>
      <w:r w:rsidRPr="005A7FE3">
        <w:rPr>
          <w:rFonts w:ascii="Times New Roman" w:hAnsi="Times New Roman" w:cs="Times New Roman"/>
          <w:sz w:val="24"/>
          <w:szCs w:val="24"/>
        </w:rPr>
        <w:t xml:space="preserve">Palmtop and small form factor PCs embedded into </w:t>
      </w:r>
    </w:p>
    <w:p w:rsidR="00653C6D" w:rsidRPr="005A7FE3" w:rsidRDefault="00653C6D" w:rsidP="005A7FE3">
      <w:pPr>
        <w:shd w:val="clear" w:color="auto" w:fill="FFFFFF"/>
        <w:autoSpaceDE w:val="0"/>
        <w:autoSpaceDN w:val="0"/>
        <w:adjustRightInd w:val="0"/>
        <w:spacing w:line="360" w:lineRule="auto"/>
        <w:jc w:val="both"/>
        <w:rPr>
          <w:rFonts w:ascii="Times New Roman" w:hAnsi="Times New Roman" w:cs="Times New Roman"/>
          <w:sz w:val="24"/>
          <w:szCs w:val="24"/>
        </w:rPr>
      </w:pPr>
      <w:r w:rsidRPr="005A7FE3">
        <w:rPr>
          <w:rFonts w:ascii="Times New Roman" w:hAnsi="Times New Roman" w:cs="Times New Roman"/>
          <w:sz w:val="24"/>
          <w:szCs w:val="24"/>
        </w:rPr>
        <w:t xml:space="preserve">                                                    Equipment</w:t>
      </w:r>
    </w:p>
    <w:p w:rsidR="00653C6D" w:rsidRPr="005A7FE3" w:rsidRDefault="00653C6D" w:rsidP="005A7FE3">
      <w:pPr>
        <w:shd w:val="clear" w:color="auto" w:fill="FFFFFF"/>
        <w:autoSpaceDE w:val="0"/>
        <w:autoSpaceDN w:val="0"/>
        <w:adjustRightInd w:val="0"/>
        <w:spacing w:line="360" w:lineRule="auto"/>
        <w:jc w:val="both"/>
        <w:rPr>
          <w:rFonts w:ascii="Times New Roman" w:hAnsi="Times New Roman" w:cs="Times New Roman"/>
          <w:sz w:val="24"/>
          <w:szCs w:val="24"/>
        </w:rPr>
      </w:pPr>
      <w:r w:rsidRPr="005A7FE3">
        <w:rPr>
          <w:rFonts w:ascii="Times New Roman" w:hAnsi="Times New Roman" w:cs="Times New Roman"/>
          <w:bCs/>
          <w:sz w:val="24"/>
          <w:szCs w:val="24"/>
        </w:rPr>
        <w:t xml:space="preserve">Command and control:       </w:t>
      </w:r>
      <w:r w:rsidRPr="005A7FE3">
        <w:rPr>
          <w:rFonts w:ascii="Times New Roman" w:hAnsi="Times New Roman" w:cs="Times New Roman"/>
          <w:sz w:val="24"/>
          <w:szCs w:val="24"/>
        </w:rPr>
        <w:t xml:space="preserve">Often huge military systems and “systems of systems”  </w:t>
      </w:r>
    </w:p>
    <w:p w:rsidR="00653C6D" w:rsidRPr="005A7FE3" w:rsidRDefault="00653C6D" w:rsidP="005A7FE3">
      <w:pPr>
        <w:shd w:val="clear" w:color="auto" w:fill="FFFFFF"/>
        <w:autoSpaceDE w:val="0"/>
        <w:autoSpaceDN w:val="0"/>
        <w:adjustRightInd w:val="0"/>
        <w:spacing w:line="360" w:lineRule="auto"/>
        <w:jc w:val="both"/>
        <w:rPr>
          <w:rFonts w:ascii="Times New Roman" w:hAnsi="Times New Roman" w:cs="Times New Roman"/>
          <w:sz w:val="24"/>
          <w:szCs w:val="24"/>
        </w:rPr>
      </w:pPr>
      <w:r w:rsidRPr="005A7FE3">
        <w:rPr>
          <w:rFonts w:ascii="Times New Roman" w:hAnsi="Times New Roman" w:cs="Times New Roman"/>
          <w:sz w:val="24"/>
          <w:szCs w:val="24"/>
        </w:rPr>
        <w:t xml:space="preserve">                                                    (e.g., a fleet of warships with interconnected </w:t>
      </w:r>
    </w:p>
    <w:p w:rsidR="00653C6D" w:rsidRPr="005A7FE3" w:rsidRDefault="00653C6D" w:rsidP="005A7FE3">
      <w:pPr>
        <w:shd w:val="clear" w:color="auto" w:fill="FFFFFF"/>
        <w:autoSpaceDE w:val="0"/>
        <w:autoSpaceDN w:val="0"/>
        <w:adjustRightInd w:val="0"/>
        <w:spacing w:line="360" w:lineRule="auto"/>
        <w:jc w:val="both"/>
        <w:rPr>
          <w:rFonts w:ascii="Times New Roman" w:hAnsi="Times New Roman" w:cs="Times New Roman"/>
          <w:sz w:val="24"/>
          <w:szCs w:val="24"/>
        </w:rPr>
      </w:pPr>
      <w:r w:rsidRPr="005A7FE3">
        <w:rPr>
          <w:rFonts w:ascii="Times New Roman" w:hAnsi="Times New Roman" w:cs="Times New Roman"/>
          <w:sz w:val="24"/>
          <w:szCs w:val="24"/>
        </w:rPr>
        <w:t xml:space="preserve">                                                      Computers)</w:t>
      </w:r>
    </w:p>
    <w:p w:rsidR="00653C6D" w:rsidRPr="005A7FE3" w:rsidRDefault="00653C6D" w:rsidP="005A7FE3">
      <w:pPr>
        <w:shd w:val="clear" w:color="auto" w:fill="FFFFFF"/>
        <w:autoSpaceDE w:val="0"/>
        <w:autoSpaceDN w:val="0"/>
        <w:adjustRightInd w:val="0"/>
        <w:spacing w:line="360" w:lineRule="auto"/>
        <w:jc w:val="both"/>
        <w:rPr>
          <w:rFonts w:ascii="Times New Roman" w:hAnsi="Times New Roman" w:cs="Times New Roman"/>
          <w:sz w:val="24"/>
          <w:szCs w:val="24"/>
        </w:rPr>
      </w:pPr>
    </w:p>
    <w:p w:rsidR="00653C6D" w:rsidRPr="005A7FE3" w:rsidRDefault="00653C6D" w:rsidP="005A7FE3">
      <w:pPr>
        <w:shd w:val="clear" w:color="auto" w:fill="FFFFFF"/>
        <w:autoSpaceDE w:val="0"/>
        <w:autoSpaceDN w:val="0"/>
        <w:adjustRightInd w:val="0"/>
        <w:spacing w:line="360" w:lineRule="auto"/>
        <w:jc w:val="both"/>
        <w:rPr>
          <w:rFonts w:ascii="Times New Roman" w:hAnsi="Times New Roman" w:cs="Times New Roman"/>
          <w:sz w:val="24"/>
          <w:szCs w:val="24"/>
        </w:rPr>
      </w:pPr>
      <w:r w:rsidRPr="005A7FE3">
        <w:rPr>
          <w:rFonts w:ascii="Times New Roman" w:hAnsi="Times New Roman" w:cs="Times New Roman"/>
          <w:sz w:val="24"/>
          <w:szCs w:val="24"/>
        </w:rPr>
        <w:t>Home Appliances, intercom, telephones, security systems,garage door openers, answering machines, faxmachines, home computers, TVs, cable TV tuner,VCR, camcorder, remote controls, video games,cellular phones, musical instruments, sewingmachines, lighting control, paging, camera, pinballmachines, toys, exercise equipment</w:t>
      </w:r>
    </w:p>
    <w:p w:rsidR="00653C6D" w:rsidRPr="005A7FE3" w:rsidRDefault="00653C6D" w:rsidP="005A7FE3">
      <w:pPr>
        <w:shd w:val="clear" w:color="auto" w:fill="FFFFFF"/>
        <w:autoSpaceDE w:val="0"/>
        <w:autoSpaceDN w:val="0"/>
        <w:adjustRightInd w:val="0"/>
        <w:spacing w:line="360" w:lineRule="auto"/>
        <w:jc w:val="both"/>
        <w:rPr>
          <w:rFonts w:ascii="Times New Roman" w:hAnsi="Times New Roman" w:cs="Times New Roman"/>
          <w:sz w:val="24"/>
          <w:szCs w:val="24"/>
        </w:rPr>
      </w:pPr>
      <w:r w:rsidRPr="005A7FE3">
        <w:rPr>
          <w:rFonts w:ascii="Times New Roman" w:hAnsi="Times New Roman" w:cs="Times New Roman"/>
          <w:sz w:val="24"/>
          <w:szCs w:val="24"/>
        </w:rPr>
        <w:t xml:space="preserve">Office Telephones, computers, security systems, faxmachines, microwave, copier, laser printer, </w:t>
      </w:r>
      <w:proofErr w:type="spellStart"/>
      <w:r w:rsidRPr="005A7FE3">
        <w:rPr>
          <w:rFonts w:ascii="Times New Roman" w:hAnsi="Times New Roman" w:cs="Times New Roman"/>
          <w:sz w:val="24"/>
          <w:szCs w:val="24"/>
        </w:rPr>
        <w:t>colorprinter</w:t>
      </w:r>
      <w:proofErr w:type="spellEnd"/>
      <w:r w:rsidRPr="005A7FE3">
        <w:rPr>
          <w:rFonts w:ascii="Times New Roman" w:hAnsi="Times New Roman" w:cs="Times New Roman"/>
          <w:sz w:val="24"/>
          <w:szCs w:val="24"/>
        </w:rPr>
        <w:t xml:space="preserve">, </w:t>
      </w:r>
      <w:proofErr w:type="gramStart"/>
      <w:r w:rsidRPr="005A7FE3">
        <w:rPr>
          <w:rFonts w:ascii="Times New Roman" w:hAnsi="Times New Roman" w:cs="Times New Roman"/>
          <w:sz w:val="24"/>
          <w:szCs w:val="24"/>
        </w:rPr>
        <w:t>paging</w:t>
      </w:r>
      <w:proofErr w:type="gramEnd"/>
    </w:p>
    <w:p w:rsidR="00653C6D" w:rsidRPr="005A7FE3" w:rsidRDefault="00653C6D" w:rsidP="005A7FE3">
      <w:pPr>
        <w:shd w:val="clear" w:color="auto" w:fill="FFFFFF"/>
        <w:autoSpaceDE w:val="0"/>
        <w:autoSpaceDN w:val="0"/>
        <w:adjustRightInd w:val="0"/>
        <w:spacing w:line="360" w:lineRule="auto"/>
        <w:jc w:val="both"/>
        <w:rPr>
          <w:rFonts w:ascii="Times New Roman" w:hAnsi="Times New Roman" w:cs="Times New Roman"/>
          <w:sz w:val="24"/>
          <w:szCs w:val="24"/>
        </w:rPr>
      </w:pPr>
      <w:r w:rsidRPr="005A7FE3">
        <w:rPr>
          <w:rFonts w:ascii="Times New Roman" w:hAnsi="Times New Roman" w:cs="Times New Roman"/>
          <w:sz w:val="24"/>
          <w:szCs w:val="24"/>
        </w:rPr>
        <w:t>Auto Trip computer, engine control, air bag, ABS,instrumentation, security system, transmissioncontrol, entertainment, climate control, cellularphone, keyless entry</w:t>
      </w:r>
    </w:p>
    <w:p w:rsidR="00653C6D" w:rsidRPr="005A7FE3" w:rsidRDefault="00653C6D" w:rsidP="005A7FE3">
      <w:pPr>
        <w:widowControl w:val="0"/>
        <w:shd w:val="clear" w:color="auto" w:fill="FFFFFF"/>
        <w:autoSpaceDE w:val="0"/>
        <w:autoSpaceDN w:val="0"/>
        <w:adjustRightInd w:val="0"/>
        <w:spacing w:before="100" w:after="100" w:line="360" w:lineRule="auto"/>
        <w:jc w:val="both"/>
        <w:rPr>
          <w:rFonts w:ascii="Times New Roman" w:hAnsi="Times New Roman" w:cs="Times New Roman"/>
          <w:bCs/>
          <w:sz w:val="24"/>
          <w:szCs w:val="24"/>
        </w:rPr>
      </w:pPr>
    </w:p>
    <w:p w:rsidR="00653C6D" w:rsidRPr="005A7FE3" w:rsidRDefault="00653C6D" w:rsidP="005A7FE3">
      <w:pPr>
        <w:widowControl w:val="0"/>
        <w:shd w:val="clear" w:color="auto" w:fill="FFFFFF"/>
        <w:autoSpaceDE w:val="0"/>
        <w:autoSpaceDN w:val="0"/>
        <w:adjustRightInd w:val="0"/>
        <w:spacing w:before="100" w:after="100" w:line="360" w:lineRule="auto"/>
        <w:jc w:val="both"/>
        <w:rPr>
          <w:rFonts w:ascii="Times New Roman" w:hAnsi="Times New Roman" w:cs="Times New Roman"/>
          <w:bCs/>
          <w:sz w:val="24"/>
          <w:szCs w:val="24"/>
        </w:rPr>
      </w:pPr>
      <w:r w:rsidRPr="005A7FE3">
        <w:rPr>
          <w:rFonts w:ascii="Times New Roman" w:hAnsi="Times New Roman" w:cs="Times New Roman"/>
          <w:bCs/>
          <w:sz w:val="24"/>
          <w:szCs w:val="24"/>
        </w:rPr>
        <w:t>TYPES OF EMBEDDED SYSTEMS</w:t>
      </w:r>
    </w:p>
    <w:p w:rsidR="00653C6D" w:rsidRPr="005A7FE3" w:rsidRDefault="00653C6D" w:rsidP="005A7FE3">
      <w:pPr>
        <w:widowControl w:val="0"/>
        <w:shd w:val="clear" w:color="auto" w:fill="FFFFFF"/>
        <w:autoSpaceDE w:val="0"/>
        <w:autoSpaceDN w:val="0"/>
        <w:adjustRightInd w:val="0"/>
        <w:spacing w:before="100" w:after="100" w:line="360" w:lineRule="auto"/>
        <w:jc w:val="both"/>
        <w:rPr>
          <w:rFonts w:ascii="Times New Roman" w:hAnsi="Times New Roman" w:cs="Times New Roman"/>
          <w:sz w:val="24"/>
          <w:szCs w:val="24"/>
        </w:rPr>
      </w:pPr>
      <w:r w:rsidRPr="005A7FE3">
        <w:rPr>
          <w:rFonts w:ascii="Times New Roman" w:hAnsi="Times New Roman" w:cs="Times New Roman"/>
          <w:sz w:val="24"/>
          <w:szCs w:val="24"/>
        </w:rPr>
        <w:t>Based on functionality and performance embedded systems categorized as 4 types</w:t>
      </w:r>
    </w:p>
    <w:p w:rsidR="00653C6D" w:rsidRPr="005A7FE3" w:rsidRDefault="00653C6D" w:rsidP="005A7FE3">
      <w:pPr>
        <w:widowControl w:val="0"/>
        <w:shd w:val="clear" w:color="auto" w:fill="FFFFFF"/>
        <w:autoSpaceDE w:val="0"/>
        <w:autoSpaceDN w:val="0"/>
        <w:adjustRightInd w:val="0"/>
        <w:spacing w:before="100" w:after="100" w:line="360" w:lineRule="auto"/>
        <w:jc w:val="both"/>
        <w:rPr>
          <w:rFonts w:ascii="Times New Roman" w:hAnsi="Times New Roman" w:cs="Times New Roman"/>
          <w:sz w:val="24"/>
          <w:szCs w:val="24"/>
        </w:rPr>
      </w:pPr>
      <w:r w:rsidRPr="005A7FE3">
        <w:rPr>
          <w:rFonts w:ascii="Times New Roman" w:hAnsi="Times New Roman" w:cs="Times New Roman"/>
          <w:sz w:val="24"/>
          <w:szCs w:val="24"/>
        </w:rPr>
        <w:t>1. Stand alone embedded systems</w:t>
      </w:r>
    </w:p>
    <w:p w:rsidR="00653C6D" w:rsidRPr="005A7FE3" w:rsidRDefault="00653C6D" w:rsidP="005A7FE3">
      <w:pPr>
        <w:widowControl w:val="0"/>
        <w:shd w:val="clear" w:color="auto" w:fill="FFFFFF"/>
        <w:autoSpaceDE w:val="0"/>
        <w:autoSpaceDN w:val="0"/>
        <w:adjustRightInd w:val="0"/>
        <w:spacing w:before="100" w:after="100" w:line="360" w:lineRule="auto"/>
        <w:jc w:val="both"/>
        <w:rPr>
          <w:rFonts w:ascii="Times New Roman" w:hAnsi="Times New Roman" w:cs="Times New Roman"/>
          <w:sz w:val="24"/>
          <w:szCs w:val="24"/>
        </w:rPr>
      </w:pPr>
      <w:r w:rsidRPr="005A7FE3">
        <w:rPr>
          <w:rFonts w:ascii="Times New Roman" w:hAnsi="Times New Roman" w:cs="Times New Roman"/>
          <w:sz w:val="24"/>
          <w:szCs w:val="24"/>
        </w:rPr>
        <w:t>2. Real time embedded systems</w:t>
      </w:r>
    </w:p>
    <w:p w:rsidR="00653C6D" w:rsidRPr="005A7FE3" w:rsidRDefault="00653C6D" w:rsidP="005A7FE3">
      <w:pPr>
        <w:widowControl w:val="0"/>
        <w:shd w:val="clear" w:color="auto" w:fill="FFFFFF"/>
        <w:autoSpaceDE w:val="0"/>
        <w:autoSpaceDN w:val="0"/>
        <w:adjustRightInd w:val="0"/>
        <w:spacing w:before="100" w:after="100" w:line="360" w:lineRule="auto"/>
        <w:jc w:val="both"/>
        <w:rPr>
          <w:rFonts w:ascii="Times New Roman" w:hAnsi="Times New Roman" w:cs="Times New Roman"/>
          <w:sz w:val="24"/>
          <w:szCs w:val="24"/>
        </w:rPr>
      </w:pPr>
      <w:r w:rsidRPr="005A7FE3">
        <w:rPr>
          <w:rFonts w:ascii="Times New Roman" w:hAnsi="Times New Roman" w:cs="Times New Roman"/>
          <w:sz w:val="24"/>
          <w:szCs w:val="24"/>
        </w:rPr>
        <w:t>3. Networked information appliances</w:t>
      </w:r>
    </w:p>
    <w:p w:rsidR="00653C6D" w:rsidRPr="005A7FE3" w:rsidRDefault="00653C6D" w:rsidP="005A7FE3">
      <w:pPr>
        <w:shd w:val="clear" w:color="auto" w:fill="FFFFFF"/>
        <w:spacing w:line="360" w:lineRule="auto"/>
        <w:jc w:val="both"/>
        <w:rPr>
          <w:rFonts w:ascii="Times New Roman" w:hAnsi="Times New Roman" w:cs="Times New Roman"/>
          <w:sz w:val="24"/>
          <w:szCs w:val="24"/>
        </w:rPr>
      </w:pPr>
      <w:r w:rsidRPr="005A7FE3">
        <w:rPr>
          <w:rFonts w:ascii="Times New Roman" w:hAnsi="Times New Roman" w:cs="Times New Roman"/>
          <w:sz w:val="24"/>
          <w:szCs w:val="24"/>
        </w:rPr>
        <w:t>4. Mobile devices</w:t>
      </w:r>
    </w:p>
    <w:p w:rsidR="00653C6D" w:rsidRPr="005A7FE3" w:rsidRDefault="00653C6D" w:rsidP="005A7FE3">
      <w:pPr>
        <w:shd w:val="clear" w:color="auto" w:fill="FFFFFF"/>
        <w:spacing w:line="360" w:lineRule="auto"/>
        <w:jc w:val="both"/>
        <w:rPr>
          <w:rFonts w:ascii="Times New Roman" w:hAnsi="Times New Roman" w:cs="Times New Roman"/>
          <w:sz w:val="24"/>
          <w:szCs w:val="24"/>
        </w:rPr>
      </w:pPr>
    </w:p>
    <w:p w:rsidR="00653C6D" w:rsidRPr="005A7FE3" w:rsidRDefault="00653C6D" w:rsidP="005A7FE3">
      <w:pPr>
        <w:widowControl w:val="0"/>
        <w:numPr>
          <w:ilvl w:val="0"/>
          <w:numId w:val="1"/>
        </w:numPr>
        <w:shd w:val="clear" w:color="auto" w:fill="FFFFFF"/>
        <w:autoSpaceDE w:val="0"/>
        <w:autoSpaceDN w:val="0"/>
        <w:adjustRightInd w:val="0"/>
        <w:spacing w:before="100" w:after="100" w:line="360" w:lineRule="auto"/>
        <w:jc w:val="both"/>
        <w:rPr>
          <w:rFonts w:ascii="Times New Roman" w:hAnsi="Times New Roman" w:cs="Times New Roman"/>
          <w:bCs/>
          <w:sz w:val="24"/>
          <w:szCs w:val="24"/>
        </w:rPr>
      </w:pPr>
      <w:r w:rsidRPr="005A7FE3">
        <w:rPr>
          <w:rFonts w:ascii="Times New Roman" w:hAnsi="Times New Roman" w:cs="Times New Roman"/>
          <w:bCs/>
          <w:sz w:val="24"/>
          <w:szCs w:val="24"/>
        </w:rPr>
        <w:lastRenderedPageBreak/>
        <w:t>Stand alone embedded systems:-</w:t>
      </w:r>
    </w:p>
    <w:p w:rsidR="00653C6D" w:rsidRPr="005A7FE3" w:rsidRDefault="00653C6D" w:rsidP="005A7FE3">
      <w:pPr>
        <w:widowControl w:val="0"/>
        <w:shd w:val="clear" w:color="auto" w:fill="FFFFFF"/>
        <w:autoSpaceDE w:val="0"/>
        <w:autoSpaceDN w:val="0"/>
        <w:adjustRightInd w:val="0"/>
        <w:spacing w:before="100" w:after="100" w:line="360" w:lineRule="auto"/>
        <w:ind w:left="720"/>
        <w:jc w:val="both"/>
        <w:rPr>
          <w:rFonts w:ascii="Times New Roman" w:hAnsi="Times New Roman" w:cs="Times New Roman"/>
          <w:bCs/>
          <w:sz w:val="24"/>
          <w:szCs w:val="24"/>
        </w:rPr>
      </w:pPr>
    </w:p>
    <w:p w:rsidR="00653C6D" w:rsidRPr="005A7FE3" w:rsidRDefault="00653C6D" w:rsidP="005A7FE3">
      <w:pPr>
        <w:widowControl w:val="0"/>
        <w:shd w:val="clear" w:color="auto" w:fill="FFFFFF"/>
        <w:autoSpaceDE w:val="0"/>
        <w:autoSpaceDN w:val="0"/>
        <w:adjustRightInd w:val="0"/>
        <w:spacing w:before="100" w:after="100" w:line="360" w:lineRule="auto"/>
        <w:jc w:val="both"/>
        <w:rPr>
          <w:rFonts w:ascii="Times New Roman" w:hAnsi="Times New Roman" w:cs="Times New Roman"/>
          <w:sz w:val="24"/>
          <w:szCs w:val="24"/>
        </w:rPr>
      </w:pPr>
      <w:r w:rsidRPr="005A7FE3">
        <w:rPr>
          <w:rFonts w:ascii="Times New Roman" w:hAnsi="Times New Roman" w:cs="Times New Roman"/>
          <w:sz w:val="24"/>
          <w:szCs w:val="24"/>
        </w:rPr>
        <w:t xml:space="preserve">As the name implies, stand alone systems work in </w:t>
      </w:r>
      <w:proofErr w:type="spellStart"/>
      <w:r w:rsidRPr="005A7FE3">
        <w:rPr>
          <w:rFonts w:ascii="Times New Roman" w:hAnsi="Times New Roman" w:cs="Times New Roman"/>
          <w:sz w:val="24"/>
          <w:szCs w:val="24"/>
        </w:rPr>
        <w:t>stand alone</w:t>
      </w:r>
      <w:proofErr w:type="spellEnd"/>
      <w:r w:rsidRPr="005A7FE3">
        <w:rPr>
          <w:rFonts w:ascii="Times New Roman" w:hAnsi="Times New Roman" w:cs="Times New Roman"/>
          <w:sz w:val="24"/>
          <w:szCs w:val="24"/>
        </w:rPr>
        <w:t xml:space="preserve"> mode. They take </w:t>
      </w:r>
      <w:proofErr w:type="spellStart"/>
      <w:r w:rsidRPr="005A7FE3">
        <w:rPr>
          <w:rFonts w:ascii="Times New Roman" w:hAnsi="Times New Roman" w:cs="Times New Roman"/>
          <w:sz w:val="24"/>
          <w:szCs w:val="24"/>
        </w:rPr>
        <w:t>i</w:t>
      </w:r>
      <w:proofErr w:type="spellEnd"/>
      <w:r w:rsidRPr="005A7FE3">
        <w:rPr>
          <w:rFonts w:ascii="Times New Roman" w:hAnsi="Times New Roman" w:cs="Times New Roman"/>
          <w:sz w:val="24"/>
          <w:szCs w:val="24"/>
        </w:rPr>
        <w:t xml:space="preserve">/p, process them and produce the desire o/p. </w:t>
      </w:r>
      <w:proofErr w:type="gramStart"/>
      <w:r w:rsidRPr="005A7FE3">
        <w:rPr>
          <w:rFonts w:ascii="Times New Roman" w:hAnsi="Times New Roman" w:cs="Times New Roman"/>
          <w:sz w:val="24"/>
          <w:szCs w:val="24"/>
        </w:rPr>
        <w:t xml:space="preserve">The </w:t>
      </w:r>
      <w:proofErr w:type="spellStart"/>
      <w:r w:rsidRPr="005A7FE3">
        <w:rPr>
          <w:rFonts w:ascii="Times New Roman" w:hAnsi="Times New Roman" w:cs="Times New Roman"/>
          <w:sz w:val="24"/>
          <w:szCs w:val="24"/>
        </w:rPr>
        <w:t>i</w:t>
      </w:r>
      <w:proofErr w:type="spellEnd"/>
      <w:proofErr w:type="gramEnd"/>
      <w:r w:rsidRPr="005A7FE3">
        <w:rPr>
          <w:rFonts w:ascii="Times New Roman" w:hAnsi="Times New Roman" w:cs="Times New Roman"/>
          <w:sz w:val="24"/>
          <w:szCs w:val="24"/>
        </w:rPr>
        <w:t>/p can be an electrical signal from transducer or temperature signal or commands from human being. The o/p can be electrical signal to drive another system an led or LCD display</w:t>
      </w:r>
    </w:p>
    <w:p w:rsidR="00653C6D" w:rsidRPr="005A7FE3" w:rsidRDefault="00653C6D" w:rsidP="005A7FE3">
      <w:pPr>
        <w:widowControl w:val="0"/>
        <w:shd w:val="clear" w:color="auto" w:fill="FFFFFF"/>
        <w:autoSpaceDE w:val="0"/>
        <w:autoSpaceDN w:val="0"/>
        <w:adjustRightInd w:val="0"/>
        <w:spacing w:before="100" w:after="100" w:line="360" w:lineRule="auto"/>
        <w:jc w:val="both"/>
        <w:rPr>
          <w:rFonts w:ascii="Times New Roman" w:hAnsi="Times New Roman" w:cs="Times New Roman"/>
          <w:sz w:val="24"/>
          <w:szCs w:val="24"/>
        </w:rPr>
      </w:pPr>
      <w:proofErr w:type="gramStart"/>
      <w:r w:rsidRPr="005A7FE3">
        <w:rPr>
          <w:rFonts w:ascii="Times New Roman" w:hAnsi="Times New Roman" w:cs="Times New Roman"/>
          <w:sz w:val="24"/>
          <w:szCs w:val="24"/>
        </w:rPr>
        <w:t>ex</w:t>
      </w:r>
      <w:proofErr w:type="gramEnd"/>
      <w:r w:rsidRPr="005A7FE3">
        <w:rPr>
          <w:rFonts w:ascii="Times New Roman" w:hAnsi="Times New Roman" w:cs="Times New Roman"/>
          <w:sz w:val="24"/>
          <w:szCs w:val="24"/>
        </w:rPr>
        <w:t xml:space="preserve">   digital camera, microwave oven, CD player, Air conditioner etc  </w:t>
      </w:r>
    </w:p>
    <w:p w:rsidR="00653C6D" w:rsidRPr="005A7FE3" w:rsidRDefault="00653C6D" w:rsidP="005A7FE3">
      <w:pPr>
        <w:widowControl w:val="0"/>
        <w:numPr>
          <w:ilvl w:val="0"/>
          <w:numId w:val="1"/>
        </w:numPr>
        <w:shd w:val="clear" w:color="auto" w:fill="FFFFFF"/>
        <w:autoSpaceDE w:val="0"/>
        <w:autoSpaceDN w:val="0"/>
        <w:adjustRightInd w:val="0"/>
        <w:spacing w:before="100" w:after="100" w:line="360" w:lineRule="auto"/>
        <w:jc w:val="both"/>
        <w:rPr>
          <w:rFonts w:ascii="Times New Roman" w:hAnsi="Times New Roman" w:cs="Times New Roman"/>
          <w:sz w:val="24"/>
          <w:szCs w:val="24"/>
        </w:rPr>
      </w:pPr>
      <w:r w:rsidRPr="005A7FE3">
        <w:rPr>
          <w:rFonts w:ascii="Times New Roman" w:hAnsi="Times New Roman" w:cs="Times New Roman"/>
          <w:sz w:val="24"/>
          <w:szCs w:val="24"/>
        </w:rPr>
        <w:t>Real time embedded systems:-</w:t>
      </w:r>
    </w:p>
    <w:p w:rsidR="00653C6D" w:rsidRPr="005A7FE3" w:rsidRDefault="00653C6D" w:rsidP="005A7FE3">
      <w:pPr>
        <w:widowControl w:val="0"/>
        <w:shd w:val="clear" w:color="auto" w:fill="FFFFFF"/>
        <w:autoSpaceDE w:val="0"/>
        <w:autoSpaceDN w:val="0"/>
        <w:adjustRightInd w:val="0"/>
        <w:spacing w:before="100" w:after="100" w:line="360" w:lineRule="auto"/>
        <w:jc w:val="both"/>
        <w:rPr>
          <w:rFonts w:ascii="Times New Roman" w:hAnsi="Times New Roman" w:cs="Times New Roman"/>
          <w:sz w:val="24"/>
          <w:szCs w:val="24"/>
        </w:rPr>
      </w:pPr>
    </w:p>
    <w:p w:rsidR="00653C6D" w:rsidRPr="005A7FE3" w:rsidRDefault="00653C6D" w:rsidP="005A7FE3">
      <w:pPr>
        <w:widowControl w:val="0"/>
        <w:shd w:val="clear" w:color="auto" w:fill="FFFFFF"/>
        <w:autoSpaceDE w:val="0"/>
        <w:autoSpaceDN w:val="0"/>
        <w:adjustRightInd w:val="0"/>
        <w:spacing w:before="100" w:after="100" w:line="360" w:lineRule="auto"/>
        <w:jc w:val="both"/>
        <w:rPr>
          <w:rFonts w:ascii="Times New Roman" w:hAnsi="Times New Roman" w:cs="Times New Roman"/>
          <w:sz w:val="24"/>
          <w:szCs w:val="24"/>
        </w:rPr>
      </w:pPr>
      <w:r w:rsidRPr="005A7FE3">
        <w:rPr>
          <w:rFonts w:ascii="Times New Roman" w:hAnsi="Times New Roman" w:cs="Times New Roman"/>
          <w:sz w:val="24"/>
          <w:szCs w:val="24"/>
        </w:rPr>
        <w:t xml:space="preserve">  In this type of an embedded system a specific work has to be complete in a particular        period of time.</w:t>
      </w:r>
    </w:p>
    <w:p w:rsidR="00653C6D" w:rsidRPr="005A7FE3" w:rsidRDefault="00653C6D" w:rsidP="005A7FE3">
      <w:pPr>
        <w:widowControl w:val="0"/>
        <w:shd w:val="clear" w:color="auto" w:fill="FFFFFF"/>
        <w:autoSpaceDE w:val="0"/>
        <w:autoSpaceDN w:val="0"/>
        <w:adjustRightInd w:val="0"/>
        <w:spacing w:before="100" w:after="100" w:line="360" w:lineRule="auto"/>
        <w:jc w:val="both"/>
        <w:rPr>
          <w:rFonts w:ascii="Times New Roman" w:hAnsi="Times New Roman" w:cs="Times New Roman"/>
          <w:sz w:val="24"/>
          <w:szCs w:val="24"/>
        </w:rPr>
      </w:pPr>
      <w:r w:rsidRPr="005A7FE3">
        <w:rPr>
          <w:rFonts w:ascii="Times New Roman" w:hAnsi="Times New Roman" w:cs="Times New Roman"/>
          <w:sz w:val="24"/>
          <w:szCs w:val="24"/>
        </w:rPr>
        <w:t xml:space="preserve">Hard Real time systems: - embedded real time used in missiles </w:t>
      </w:r>
    </w:p>
    <w:p w:rsidR="00653C6D" w:rsidRPr="005A7FE3" w:rsidRDefault="00653C6D" w:rsidP="005A7FE3">
      <w:pPr>
        <w:widowControl w:val="0"/>
        <w:shd w:val="clear" w:color="auto" w:fill="FFFFFF"/>
        <w:autoSpaceDE w:val="0"/>
        <w:autoSpaceDN w:val="0"/>
        <w:adjustRightInd w:val="0"/>
        <w:spacing w:before="100" w:after="100" w:line="360" w:lineRule="auto"/>
        <w:jc w:val="both"/>
        <w:rPr>
          <w:rFonts w:ascii="Times New Roman" w:hAnsi="Times New Roman" w:cs="Times New Roman"/>
          <w:sz w:val="24"/>
          <w:szCs w:val="24"/>
        </w:rPr>
      </w:pPr>
      <w:r w:rsidRPr="005A7FE3">
        <w:rPr>
          <w:rFonts w:ascii="Times New Roman" w:hAnsi="Times New Roman" w:cs="Times New Roman"/>
          <w:sz w:val="24"/>
          <w:szCs w:val="24"/>
        </w:rPr>
        <w:t xml:space="preserve">Soft Real time systems: - DVD players </w:t>
      </w:r>
    </w:p>
    <w:p w:rsidR="00653C6D" w:rsidRPr="005A7FE3" w:rsidRDefault="00653C6D" w:rsidP="005A7FE3">
      <w:pPr>
        <w:widowControl w:val="0"/>
        <w:shd w:val="clear" w:color="auto" w:fill="FFFFFF"/>
        <w:autoSpaceDE w:val="0"/>
        <w:autoSpaceDN w:val="0"/>
        <w:adjustRightInd w:val="0"/>
        <w:spacing w:before="100" w:after="100" w:line="360" w:lineRule="auto"/>
        <w:jc w:val="both"/>
        <w:rPr>
          <w:rFonts w:ascii="Times New Roman" w:hAnsi="Times New Roman" w:cs="Times New Roman"/>
          <w:sz w:val="24"/>
          <w:szCs w:val="24"/>
        </w:rPr>
      </w:pPr>
    </w:p>
    <w:p w:rsidR="00653C6D" w:rsidRPr="005A7FE3" w:rsidRDefault="00653C6D" w:rsidP="005A7FE3">
      <w:pPr>
        <w:widowControl w:val="0"/>
        <w:shd w:val="clear" w:color="auto" w:fill="FFFFFF"/>
        <w:autoSpaceDE w:val="0"/>
        <w:autoSpaceDN w:val="0"/>
        <w:adjustRightInd w:val="0"/>
        <w:spacing w:before="100" w:after="100" w:line="360" w:lineRule="auto"/>
        <w:jc w:val="both"/>
        <w:rPr>
          <w:rFonts w:ascii="Times New Roman" w:hAnsi="Times New Roman" w:cs="Times New Roman"/>
          <w:sz w:val="24"/>
          <w:szCs w:val="24"/>
        </w:rPr>
      </w:pPr>
      <w:r w:rsidRPr="005A7FE3">
        <w:rPr>
          <w:rFonts w:ascii="Times New Roman" w:hAnsi="Times New Roman" w:cs="Times New Roman"/>
          <w:sz w:val="24"/>
          <w:szCs w:val="24"/>
        </w:rPr>
        <w:t xml:space="preserve">3. Networked information appliances:- </w:t>
      </w:r>
    </w:p>
    <w:p w:rsidR="00653C6D" w:rsidRPr="005A7FE3" w:rsidRDefault="00653C6D" w:rsidP="005A7FE3">
      <w:pPr>
        <w:widowControl w:val="0"/>
        <w:shd w:val="clear" w:color="auto" w:fill="FFFFFF"/>
        <w:autoSpaceDE w:val="0"/>
        <w:autoSpaceDN w:val="0"/>
        <w:adjustRightInd w:val="0"/>
        <w:spacing w:before="100" w:after="100" w:line="360" w:lineRule="auto"/>
        <w:jc w:val="both"/>
        <w:rPr>
          <w:rFonts w:ascii="Times New Roman" w:hAnsi="Times New Roman" w:cs="Times New Roman"/>
          <w:sz w:val="24"/>
          <w:szCs w:val="24"/>
        </w:rPr>
      </w:pPr>
      <w:r w:rsidRPr="005A7FE3">
        <w:rPr>
          <w:rFonts w:ascii="Times New Roman" w:hAnsi="Times New Roman" w:cs="Times New Roman"/>
          <w:sz w:val="24"/>
          <w:szCs w:val="24"/>
        </w:rPr>
        <w:t xml:space="preserve"> Embedded systems that are provided with n/w interfaces and accessed by n/w such as local area n/w or internet are called Network Information Appliances</w:t>
      </w:r>
    </w:p>
    <w:p w:rsidR="00653C6D" w:rsidRPr="005A7FE3" w:rsidRDefault="00653C6D" w:rsidP="005A7FE3">
      <w:pPr>
        <w:widowControl w:val="0"/>
        <w:shd w:val="clear" w:color="auto" w:fill="FFFFFF"/>
        <w:autoSpaceDE w:val="0"/>
        <w:autoSpaceDN w:val="0"/>
        <w:adjustRightInd w:val="0"/>
        <w:spacing w:before="100" w:after="100" w:line="360" w:lineRule="auto"/>
        <w:jc w:val="both"/>
        <w:rPr>
          <w:rFonts w:ascii="Times New Roman" w:hAnsi="Times New Roman" w:cs="Times New Roman"/>
          <w:sz w:val="24"/>
          <w:szCs w:val="24"/>
        </w:rPr>
      </w:pPr>
      <w:r w:rsidRPr="005A7FE3">
        <w:rPr>
          <w:rFonts w:ascii="Times New Roman" w:hAnsi="Times New Roman" w:cs="Times New Roman"/>
          <w:sz w:val="24"/>
          <w:szCs w:val="24"/>
        </w:rPr>
        <w:t>Ex A web camera is connected to the internet. Camera can send pictures in real time to any computers connected to the internet</w:t>
      </w:r>
    </w:p>
    <w:p w:rsidR="00653C6D" w:rsidRPr="005A7FE3" w:rsidRDefault="00653C6D" w:rsidP="005A7FE3">
      <w:pPr>
        <w:widowControl w:val="0"/>
        <w:shd w:val="clear" w:color="auto" w:fill="FFFFFF"/>
        <w:autoSpaceDE w:val="0"/>
        <w:autoSpaceDN w:val="0"/>
        <w:adjustRightInd w:val="0"/>
        <w:spacing w:before="100" w:after="100" w:line="360" w:lineRule="auto"/>
        <w:jc w:val="both"/>
        <w:rPr>
          <w:rFonts w:ascii="Times New Roman" w:hAnsi="Times New Roman" w:cs="Times New Roman"/>
          <w:sz w:val="24"/>
          <w:szCs w:val="24"/>
        </w:rPr>
      </w:pPr>
    </w:p>
    <w:p w:rsidR="00653C6D" w:rsidRPr="005A7FE3" w:rsidRDefault="00653C6D" w:rsidP="005A7FE3">
      <w:pPr>
        <w:widowControl w:val="0"/>
        <w:shd w:val="clear" w:color="auto" w:fill="FFFFFF"/>
        <w:autoSpaceDE w:val="0"/>
        <w:autoSpaceDN w:val="0"/>
        <w:adjustRightInd w:val="0"/>
        <w:spacing w:before="100" w:after="100" w:line="360" w:lineRule="auto"/>
        <w:jc w:val="both"/>
        <w:rPr>
          <w:rFonts w:ascii="Times New Roman" w:hAnsi="Times New Roman" w:cs="Times New Roman"/>
          <w:sz w:val="24"/>
          <w:szCs w:val="24"/>
        </w:rPr>
      </w:pPr>
      <w:r w:rsidRPr="005A7FE3">
        <w:rPr>
          <w:rFonts w:ascii="Times New Roman" w:hAnsi="Times New Roman" w:cs="Times New Roman"/>
          <w:sz w:val="24"/>
          <w:szCs w:val="24"/>
        </w:rPr>
        <w:t xml:space="preserve"> 4. Mobile devices:-</w:t>
      </w:r>
    </w:p>
    <w:p w:rsidR="00653C6D" w:rsidRPr="005A7FE3" w:rsidRDefault="00653C6D" w:rsidP="005A7FE3">
      <w:pPr>
        <w:widowControl w:val="0"/>
        <w:shd w:val="clear" w:color="auto" w:fill="FFFFFF"/>
        <w:autoSpaceDE w:val="0"/>
        <w:autoSpaceDN w:val="0"/>
        <w:adjustRightInd w:val="0"/>
        <w:spacing w:before="100" w:after="100" w:line="360" w:lineRule="auto"/>
        <w:jc w:val="both"/>
        <w:rPr>
          <w:rFonts w:ascii="Times New Roman" w:hAnsi="Times New Roman" w:cs="Times New Roman"/>
          <w:sz w:val="24"/>
          <w:szCs w:val="24"/>
        </w:rPr>
      </w:pPr>
      <w:r w:rsidRPr="005A7FE3">
        <w:rPr>
          <w:rFonts w:ascii="Times New Roman" w:hAnsi="Times New Roman" w:cs="Times New Roman"/>
          <w:sz w:val="24"/>
          <w:szCs w:val="24"/>
        </w:rPr>
        <w:t>Actually it is a combination of both VLSI and Embedded System</w:t>
      </w:r>
    </w:p>
    <w:p w:rsidR="00653C6D" w:rsidRPr="005A7FE3" w:rsidRDefault="00653C6D" w:rsidP="005A7FE3">
      <w:pPr>
        <w:widowControl w:val="0"/>
        <w:shd w:val="clear" w:color="auto" w:fill="FFFFFF"/>
        <w:autoSpaceDE w:val="0"/>
        <w:autoSpaceDN w:val="0"/>
        <w:adjustRightInd w:val="0"/>
        <w:spacing w:before="100" w:after="100" w:line="360" w:lineRule="auto"/>
        <w:jc w:val="both"/>
        <w:rPr>
          <w:rFonts w:ascii="Times New Roman" w:hAnsi="Times New Roman" w:cs="Times New Roman"/>
          <w:sz w:val="24"/>
          <w:szCs w:val="24"/>
        </w:rPr>
      </w:pPr>
      <w:r w:rsidRPr="005A7FE3">
        <w:rPr>
          <w:rFonts w:ascii="Times New Roman" w:hAnsi="Times New Roman" w:cs="Times New Roman"/>
          <w:sz w:val="24"/>
          <w:szCs w:val="24"/>
        </w:rPr>
        <w:t>Mobile devices such as Mobile phone, Personal digital assistants, smart phones etc are special category of embedded syste</w:t>
      </w:r>
      <w:r w:rsidR="00545C7C" w:rsidRPr="005A7FE3">
        <w:rPr>
          <w:rFonts w:ascii="Times New Roman" w:hAnsi="Times New Roman" w:cs="Times New Roman"/>
          <w:sz w:val="24"/>
          <w:szCs w:val="24"/>
        </w:rPr>
        <w:t xml:space="preserve">m. </w:t>
      </w:r>
    </w:p>
    <w:p w:rsidR="00697842" w:rsidRPr="005A7FE3" w:rsidRDefault="00697842" w:rsidP="005A7FE3">
      <w:pPr>
        <w:shd w:val="clear" w:color="auto" w:fill="FFFFFF"/>
        <w:spacing w:line="360" w:lineRule="auto"/>
        <w:jc w:val="both"/>
        <w:rPr>
          <w:rFonts w:ascii="Times New Roman" w:hAnsi="Times New Roman" w:cs="Times New Roman"/>
          <w:sz w:val="24"/>
          <w:szCs w:val="24"/>
          <w:u w:val="single"/>
        </w:rPr>
      </w:pPr>
      <w:r w:rsidRPr="005A7FE3">
        <w:rPr>
          <w:rFonts w:ascii="Times New Roman" w:hAnsi="Times New Roman" w:cs="Times New Roman"/>
          <w:sz w:val="24"/>
          <w:szCs w:val="24"/>
          <w:u w:val="single"/>
        </w:rPr>
        <w:t>MICROCONTROLLER VERSUS MICROPROCESSOR</w:t>
      </w:r>
    </w:p>
    <w:p w:rsidR="00697842" w:rsidRPr="005A7FE3" w:rsidRDefault="00697842" w:rsidP="005A7FE3">
      <w:pPr>
        <w:widowControl w:val="0"/>
        <w:shd w:val="clear" w:color="auto" w:fill="FFFFFF"/>
        <w:autoSpaceDE w:val="0"/>
        <w:autoSpaceDN w:val="0"/>
        <w:adjustRightInd w:val="0"/>
        <w:spacing w:before="100" w:after="100" w:line="360" w:lineRule="auto"/>
        <w:jc w:val="both"/>
        <w:rPr>
          <w:rFonts w:ascii="Times New Roman" w:hAnsi="Times New Roman" w:cs="Times New Roman"/>
          <w:sz w:val="24"/>
          <w:szCs w:val="24"/>
        </w:rPr>
      </w:pPr>
      <w:r w:rsidRPr="005A7FE3">
        <w:rPr>
          <w:rFonts w:ascii="Times New Roman" w:hAnsi="Times New Roman" w:cs="Times New Roman"/>
          <w:sz w:val="24"/>
          <w:szCs w:val="24"/>
        </w:rPr>
        <w:t xml:space="preserve">A system designer using a general-purpose microprocessor such as the Pentium or the 68040 must add RAM, ROM, I/O ports, and timers externally to make them functional. Although the addition of external RAM, ROM, and I/O ports makes these systems bulkier and much more expensive, they have the advantage of versatility such that the designer can decide on </w:t>
      </w:r>
      <w:r w:rsidRPr="005A7FE3">
        <w:rPr>
          <w:rFonts w:ascii="Times New Roman" w:hAnsi="Times New Roman" w:cs="Times New Roman"/>
          <w:sz w:val="24"/>
          <w:szCs w:val="24"/>
        </w:rPr>
        <w:lastRenderedPageBreak/>
        <w:t>the amount of RAM, ROM and I/O ports needed to fit the task at hand.</w:t>
      </w:r>
    </w:p>
    <w:p w:rsidR="00697842" w:rsidRPr="005A7FE3" w:rsidRDefault="00697842" w:rsidP="005A7FE3">
      <w:pPr>
        <w:pStyle w:val="NormalWeb"/>
        <w:shd w:val="clear" w:color="auto" w:fill="FFFFFF"/>
        <w:spacing w:line="360" w:lineRule="auto"/>
        <w:ind w:firstLine="720"/>
        <w:jc w:val="both"/>
      </w:pPr>
      <w:r w:rsidRPr="005A7FE3">
        <w:t xml:space="preserve">A Microcontroller has a CPU (a microprocessor) in addition to a fixed amount of RAM, ROM, I/O ports, and a timer all on a single chip. In other words, the processor, the RAM, ROM, I/O ports and the timer are all embedded together on one chip; therefore, the designer cannot add any external memory, I/O ports, or timer to it. The fixed amount of on-chip ROM, RAM, and number of I/O ports in Microcontrollers makes them ideal for many applications in which cost and space are critical. </w:t>
      </w:r>
    </w:p>
    <w:p w:rsidR="003A52CF" w:rsidRPr="005A7FE3" w:rsidRDefault="003A52CF" w:rsidP="005A7FE3">
      <w:pPr>
        <w:pStyle w:val="NormalWeb"/>
        <w:shd w:val="clear" w:color="auto" w:fill="FFFFFF"/>
        <w:spacing w:line="360" w:lineRule="auto"/>
        <w:ind w:firstLine="720"/>
        <w:jc w:val="both"/>
      </w:pPr>
      <w:r w:rsidRPr="005A7FE3">
        <w:rPr>
          <w:noProof/>
        </w:rPr>
        <w:drawing>
          <wp:inline distT="0" distB="0" distL="0" distR="0">
            <wp:extent cx="5476875" cy="36480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srcRect/>
                    <a:stretch>
                      <a:fillRect/>
                    </a:stretch>
                  </pic:blipFill>
                  <pic:spPr bwMode="auto">
                    <a:xfrm>
                      <a:off x="0" y="0"/>
                      <a:ext cx="5476875" cy="3648075"/>
                    </a:xfrm>
                    <a:prstGeom prst="rect">
                      <a:avLst/>
                    </a:prstGeom>
                    <a:noFill/>
                    <a:ln w="9525">
                      <a:noFill/>
                      <a:miter lim="800000"/>
                      <a:headEnd/>
                      <a:tailEnd/>
                    </a:ln>
                  </pic:spPr>
                </pic:pic>
              </a:graphicData>
            </a:graphic>
          </wp:inline>
        </w:drawing>
      </w:r>
    </w:p>
    <w:p w:rsidR="00697842" w:rsidRPr="005A7FE3" w:rsidRDefault="003A52CF" w:rsidP="005A7FE3">
      <w:pPr>
        <w:widowControl w:val="0"/>
        <w:shd w:val="clear" w:color="auto" w:fill="FFFFFF"/>
        <w:autoSpaceDE w:val="0"/>
        <w:autoSpaceDN w:val="0"/>
        <w:adjustRightInd w:val="0"/>
        <w:spacing w:before="100" w:after="100" w:line="360" w:lineRule="auto"/>
        <w:jc w:val="both"/>
        <w:rPr>
          <w:rFonts w:ascii="Times New Roman" w:hAnsi="Times New Roman" w:cs="Times New Roman"/>
          <w:sz w:val="24"/>
          <w:szCs w:val="24"/>
        </w:rPr>
      </w:pPr>
      <w:r w:rsidRPr="005A7FE3">
        <w:rPr>
          <w:rFonts w:ascii="Times New Roman" w:hAnsi="Times New Roman" w:cs="Times New Roman"/>
          <w:noProof/>
          <w:sz w:val="24"/>
          <w:szCs w:val="24"/>
          <w:lang w:val="en-US"/>
        </w:rPr>
        <w:lastRenderedPageBreak/>
        <w:drawing>
          <wp:inline distT="0" distB="0" distL="0" distR="0">
            <wp:extent cx="5543550" cy="3495675"/>
            <wp:effectExtent l="0" t="0" r="0" b="9525"/>
            <wp:docPr id="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3"/>
                    <pic:cNvPicPr>
                      <a:picLocks noChangeAspect="1"/>
                    </pic:cNvPicPr>
                  </pic:nvPicPr>
                  <pic:blipFill>
                    <a:blip r:embed="rId13"/>
                    <a:srcRect/>
                    <a:stretch>
                      <a:fillRect/>
                    </a:stretch>
                  </pic:blipFill>
                  <pic:spPr bwMode="auto">
                    <a:xfrm>
                      <a:off x="0" y="0"/>
                      <a:ext cx="5543550" cy="3495675"/>
                    </a:xfrm>
                    <a:prstGeom prst="rect">
                      <a:avLst/>
                    </a:prstGeom>
                    <a:noFill/>
                    <a:ln w="9525">
                      <a:noFill/>
                      <a:miter lim="800000"/>
                      <a:headEnd/>
                      <a:tailEnd/>
                    </a:ln>
                  </pic:spPr>
                </pic:pic>
              </a:graphicData>
            </a:graphic>
          </wp:inline>
        </w:drawing>
      </w:r>
    </w:p>
    <w:p w:rsidR="00545C7C" w:rsidRPr="005A7FE3" w:rsidRDefault="00545C7C" w:rsidP="005A7FE3">
      <w:pPr>
        <w:widowControl w:val="0"/>
        <w:shd w:val="clear" w:color="auto" w:fill="FFFFFF"/>
        <w:autoSpaceDE w:val="0"/>
        <w:autoSpaceDN w:val="0"/>
        <w:adjustRightInd w:val="0"/>
        <w:spacing w:before="100" w:after="100" w:line="360" w:lineRule="auto"/>
        <w:jc w:val="both"/>
        <w:rPr>
          <w:rFonts w:ascii="Times New Roman" w:hAnsi="Times New Roman" w:cs="Times New Roman"/>
          <w:sz w:val="24"/>
          <w:szCs w:val="24"/>
        </w:rPr>
      </w:pPr>
    </w:p>
    <w:p w:rsidR="00C908A8" w:rsidRPr="005A7FE3" w:rsidRDefault="00C908A8" w:rsidP="005A7FE3">
      <w:pPr>
        <w:widowControl w:val="0"/>
        <w:shd w:val="clear" w:color="auto" w:fill="FFFFFF"/>
        <w:autoSpaceDE w:val="0"/>
        <w:autoSpaceDN w:val="0"/>
        <w:adjustRightInd w:val="0"/>
        <w:spacing w:before="100" w:after="100" w:line="360" w:lineRule="auto"/>
        <w:jc w:val="both"/>
        <w:rPr>
          <w:rFonts w:ascii="Times New Roman" w:hAnsi="Times New Roman" w:cs="Times New Roman"/>
          <w:bCs/>
          <w:sz w:val="24"/>
          <w:szCs w:val="24"/>
        </w:rPr>
      </w:pPr>
    </w:p>
    <w:p w:rsidR="00C908A8" w:rsidRPr="005A7FE3" w:rsidRDefault="00C908A8" w:rsidP="005A7FE3">
      <w:pPr>
        <w:widowControl w:val="0"/>
        <w:shd w:val="clear" w:color="auto" w:fill="FFFFFF"/>
        <w:autoSpaceDE w:val="0"/>
        <w:autoSpaceDN w:val="0"/>
        <w:adjustRightInd w:val="0"/>
        <w:spacing w:before="100" w:after="100" w:line="360" w:lineRule="auto"/>
        <w:jc w:val="both"/>
        <w:rPr>
          <w:rFonts w:ascii="Times New Roman" w:hAnsi="Times New Roman" w:cs="Times New Roman"/>
          <w:bCs/>
          <w:sz w:val="24"/>
          <w:szCs w:val="24"/>
        </w:rPr>
      </w:pPr>
      <w:r w:rsidRPr="005A7FE3">
        <w:rPr>
          <w:rFonts w:ascii="Times New Roman" w:hAnsi="Times New Roman" w:cs="Times New Roman"/>
          <w:noProof/>
          <w:sz w:val="24"/>
          <w:szCs w:val="24"/>
          <w:lang w:val="en-US"/>
        </w:rPr>
        <w:drawing>
          <wp:inline distT="0" distB="0" distL="0" distR="0">
            <wp:extent cx="5486400" cy="3162300"/>
            <wp:effectExtent l="0" t="0" r="0" b="0"/>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pic:cNvPicPr>
                      <a:picLocks noChangeAspect="1"/>
                    </pic:cNvPicPr>
                  </pic:nvPicPr>
                  <pic:blipFill>
                    <a:blip r:embed="rId14"/>
                    <a:srcRect/>
                    <a:stretch>
                      <a:fillRect/>
                    </a:stretch>
                  </pic:blipFill>
                  <pic:spPr bwMode="auto">
                    <a:xfrm>
                      <a:off x="0" y="0"/>
                      <a:ext cx="5486400" cy="3162300"/>
                    </a:xfrm>
                    <a:prstGeom prst="rect">
                      <a:avLst/>
                    </a:prstGeom>
                    <a:noFill/>
                    <a:ln w="9525">
                      <a:noFill/>
                      <a:miter lim="800000"/>
                      <a:headEnd/>
                      <a:tailEnd/>
                    </a:ln>
                  </pic:spPr>
                </pic:pic>
              </a:graphicData>
            </a:graphic>
          </wp:inline>
        </w:drawing>
      </w:r>
    </w:p>
    <w:p w:rsidR="008724C4" w:rsidRPr="005A7FE3" w:rsidRDefault="008724C4" w:rsidP="005A7FE3">
      <w:pPr>
        <w:pStyle w:val="Heading3"/>
        <w:shd w:val="clear" w:color="auto" w:fill="FFFFFF"/>
        <w:spacing w:line="360" w:lineRule="auto"/>
        <w:jc w:val="both"/>
        <w:rPr>
          <w:rFonts w:ascii="Times New Roman" w:hAnsi="Times New Roman" w:cs="Times New Roman"/>
          <w:b w:val="0"/>
          <w:color w:val="auto"/>
          <w:sz w:val="24"/>
          <w:szCs w:val="24"/>
        </w:rPr>
      </w:pPr>
      <w:r w:rsidRPr="005A7FE3">
        <w:rPr>
          <w:rStyle w:val="mw-headline"/>
          <w:rFonts w:ascii="Times New Roman" w:hAnsi="Times New Roman" w:cs="Times New Roman"/>
          <w:b w:val="0"/>
          <w:color w:val="auto"/>
          <w:sz w:val="24"/>
          <w:szCs w:val="24"/>
        </w:rPr>
        <w:t>CPU platform:</w:t>
      </w:r>
    </w:p>
    <w:p w:rsidR="008724C4" w:rsidRPr="005A7FE3" w:rsidRDefault="008724C4" w:rsidP="005A7FE3">
      <w:pPr>
        <w:pStyle w:val="NormalWeb"/>
        <w:shd w:val="clear" w:color="auto" w:fill="FFFFFF"/>
        <w:spacing w:line="360" w:lineRule="auto"/>
        <w:jc w:val="both"/>
      </w:pPr>
      <w:r w:rsidRPr="005A7FE3">
        <w:t>Embedded processors can be broken into two distinct categories: microprocessors (</w:t>
      </w:r>
      <w:proofErr w:type="spellStart"/>
      <w:r w:rsidRPr="005A7FE3">
        <w:t>μP</w:t>
      </w:r>
      <w:proofErr w:type="spellEnd"/>
      <w:r w:rsidRPr="005A7FE3">
        <w:t>) and microcontrollers (</w:t>
      </w:r>
      <w:proofErr w:type="spellStart"/>
      <w:r w:rsidRPr="005A7FE3">
        <w:t>μC</w:t>
      </w:r>
      <w:proofErr w:type="spellEnd"/>
      <w:r w:rsidRPr="005A7FE3">
        <w:t>). Microcontrollers have built-in peripherals on the chip, reducing size of the system.</w:t>
      </w:r>
    </w:p>
    <w:p w:rsidR="008724C4" w:rsidRPr="005A7FE3" w:rsidRDefault="008724C4" w:rsidP="005A7FE3">
      <w:pPr>
        <w:pStyle w:val="NormalWeb"/>
        <w:shd w:val="clear" w:color="auto" w:fill="FFFFFF"/>
        <w:spacing w:line="360" w:lineRule="auto"/>
        <w:jc w:val="both"/>
      </w:pPr>
      <w:r w:rsidRPr="005A7FE3">
        <w:lastRenderedPageBreak/>
        <w:t xml:space="preserve">There are many different CPU architectures used in embedded designs such as ARM, MIPS, </w:t>
      </w:r>
      <w:proofErr w:type="spellStart"/>
      <w:r w:rsidRPr="005A7FE3">
        <w:t>Coldfire</w:t>
      </w:r>
      <w:proofErr w:type="spellEnd"/>
      <w:r w:rsidRPr="005A7FE3">
        <w:t xml:space="preserve">/68k, PowerPC, x86, PIC, 8051, Atmel AVR, Renesas H8, SH, V850,  FR-V, M32R, Z80, Z8, etc. </w:t>
      </w:r>
      <w:proofErr w:type="gramStart"/>
      <w:r w:rsidRPr="005A7FE3">
        <w:t xml:space="preserve">This in contrast to the </w:t>
      </w:r>
      <w:r w:rsidRPr="005A7FE3">
        <w:rPr>
          <w:bCs/>
        </w:rPr>
        <w:t>desktop computer</w:t>
      </w:r>
      <w:r w:rsidRPr="005A7FE3">
        <w:t xml:space="preserve"> market, which is currently limited to just a few competing architectures.</w:t>
      </w:r>
      <w:proofErr w:type="gramEnd"/>
    </w:p>
    <w:p w:rsidR="008724C4" w:rsidRPr="005A7FE3" w:rsidRDefault="008724C4" w:rsidP="005A7FE3">
      <w:pPr>
        <w:pStyle w:val="NormalWeb"/>
        <w:shd w:val="clear" w:color="auto" w:fill="FFFFFF"/>
        <w:spacing w:line="360" w:lineRule="auto"/>
        <w:jc w:val="both"/>
      </w:pPr>
      <w:r w:rsidRPr="005A7FE3">
        <w:t>PC/104 and PC/104+ are a typical base for small, low-volume embedded and ruggedized system design. These often use DOS, Linux, NetBSD, or an embedded real-time operating system such as QNX or VxWorks.</w:t>
      </w:r>
    </w:p>
    <w:p w:rsidR="008724C4" w:rsidRPr="005A7FE3" w:rsidRDefault="008724C4" w:rsidP="005A7FE3">
      <w:pPr>
        <w:pStyle w:val="NormalWeb"/>
        <w:shd w:val="clear" w:color="auto" w:fill="FFFFFF"/>
        <w:spacing w:line="360" w:lineRule="auto"/>
        <w:jc w:val="both"/>
      </w:pPr>
      <w:r w:rsidRPr="005A7FE3">
        <w:t>A common configuration for very-high-volume embedded systems is the system on a chip (SoC), an application-specific integrated circuit (ASIC), for which the CPU core was purchased and added as part of the chip design. A related scheme is to use a field-programmable gate array (FPGA), and program it with all the logic, including the CPU.</w:t>
      </w:r>
    </w:p>
    <w:p w:rsidR="008724C4" w:rsidRPr="005A7FE3" w:rsidRDefault="008724C4" w:rsidP="005A7FE3">
      <w:pPr>
        <w:pStyle w:val="NormalWeb"/>
        <w:shd w:val="clear" w:color="auto" w:fill="FFFFFF"/>
        <w:spacing w:line="360" w:lineRule="auto"/>
        <w:jc w:val="both"/>
      </w:pPr>
      <w:r w:rsidRPr="005A7FE3">
        <w:t xml:space="preserve">Embedded systems are based on the concept of the microcontroller, a single integrated circuit that contains all the technology required to run an application. Microcontrollers make integrated systems possible by combining several features together into what is effectively a complete computer on a chip, including: </w:t>
      </w:r>
      <w:r w:rsidRPr="005A7FE3">
        <w:br/>
        <w:t xml:space="preserve">*   Central Processing Unit </w:t>
      </w:r>
      <w:r w:rsidRPr="005A7FE3">
        <w:br/>
        <w:t xml:space="preserve">*   Input/Output interfaces (such as serial ports) </w:t>
      </w:r>
      <w:r w:rsidRPr="005A7FE3">
        <w:br/>
        <w:t xml:space="preserve">*   Peripherals (such as timers) </w:t>
      </w:r>
      <w:r w:rsidRPr="005A7FE3">
        <w:br/>
        <w:t xml:space="preserve">*   ROM, EEPROM or Flash memory for program storage </w:t>
      </w:r>
      <w:r w:rsidRPr="005A7FE3">
        <w:br/>
        <w:t xml:space="preserve">*   RAM for data storage </w:t>
      </w:r>
      <w:r w:rsidRPr="005A7FE3">
        <w:br/>
        <w:t xml:space="preserve">*   Clock generator </w:t>
      </w:r>
      <w:r w:rsidRPr="005A7FE3">
        <w:br/>
      </w:r>
      <w:r w:rsidRPr="005A7FE3">
        <w:br/>
        <w:t>By integrating all of these features into a single chip it is possible to greatly reduce the number of chips and wiring necessary to control an electronic device, dramatically reducing its complexity, size and cost.</w:t>
      </w:r>
    </w:p>
    <w:p w:rsidR="008724C4" w:rsidRPr="005A7FE3" w:rsidRDefault="008724C4" w:rsidP="005A7FE3">
      <w:pPr>
        <w:pStyle w:val="NormalWeb"/>
        <w:shd w:val="clear" w:color="auto" w:fill="FFFFFF"/>
        <w:spacing w:line="360" w:lineRule="auto"/>
        <w:jc w:val="both"/>
      </w:pPr>
      <w:r w:rsidRPr="005A7FE3">
        <w:t xml:space="preserve">* Size &amp; Weight: Microcontrollers are designed to deliver maximum performance for minimum size and weight. A centralized on-board computer system would greatly outweigh a collection of microcontrollers. </w:t>
      </w:r>
      <w:r w:rsidRPr="005A7FE3">
        <w:br/>
        <w:t>* Efficiency: Microcontrollers are designed to perform repeated functions for long periods of time without failing or requiring service.</w:t>
      </w:r>
    </w:p>
    <w:p w:rsidR="008724C4" w:rsidRPr="005A7FE3" w:rsidRDefault="008724C4" w:rsidP="005A7FE3">
      <w:pPr>
        <w:widowControl w:val="0"/>
        <w:shd w:val="clear" w:color="auto" w:fill="FFFFFF"/>
        <w:autoSpaceDE w:val="0"/>
        <w:autoSpaceDN w:val="0"/>
        <w:adjustRightInd w:val="0"/>
        <w:spacing w:before="100" w:after="100" w:line="360" w:lineRule="auto"/>
        <w:jc w:val="both"/>
        <w:rPr>
          <w:rFonts w:ascii="Times New Roman" w:hAnsi="Times New Roman" w:cs="Times New Roman"/>
          <w:sz w:val="24"/>
          <w:szCs w:val="24"/>
        </w:rPr>
      </w:pPr>
      <w:r w:rsidRPr="005A7FE3">
        <w:rPr>
          <w:rFonts w:ascii="Times New Roman" w:hAnsi="Times New Roman" w:cs="Times New Roman"/>
          <w:sz w:val="24"/>
          <w:szCs w:val="24"/>
        </w:rPr>
        <w:lastRenderedPageBreak/>
        <w:t>Based on the Processor side Embedded Systems is mainly divided into 3 types</w:t>
      </w:r>
    </w:p>
    <w:p w:rsidR="008724C4" w:rsidRPr="005A7FE3" w:rsidRDefault="008724C4" w:rsidP="005A7FE3">
      <w:pPr>
        <w:widowControl w:val="0"/>
        <w:shd w:val="clear" w:color="auto" w:fill="FFFFFF"/>
        <w:autoSpaceDE w:val="0"/>
        <w:autoSpaceDN w:val="0"/>
        <w:adjustRightInd w:val="0"/>
        <w:spacing w:before="100" w:after="100" w:line="360" w:lineRule="auto"/>
        <w:jc w:val="both"/>
        <w:rPr>
          <w:rFonts w:ascii="Times New Roman" w:hAnsi="Times New Roman" w:cs="Times New Roman"/>
          <w:sz w:val="24"/>
          <w:szCs w:val="24"/>
        </w:rPr>
      </w:pPr>
      <w:r w:rsidRPr="005A7FE3">
        <w:rPr>
          <w:rFonts w:ascii="Times New Roman" w:hAnsi="Times New Roman" w:cs="Times New Roman"/>
          <w:sz w:val="24"/>
          <w:szCs w:val="24"/>
        </w:rPr>
        <w:t xml:space="preserve">1. Micro Processor: - are for general purpose   </w:t>
      </w:r>
      <w:proofErr w:type="spellStart"/>
      <w:r w:rsidRPr="005A7FE3">
        <w:rPr>
          <w:rFonts w:ascii="Times New Roman" w:hAnsi="Times New Roman" w:cs="Times New Roman"/>
          <w:sz w:val="24"/>
          <w:szCs w:val="24"/>
        </w:rPr>
        <w:t>eg</w:t>
      </w:r>
      <w:proofErr w:type="spellEnd"/>
      <w:r w:rsidRPr="005A7FE3">
        <w:rPr>
          <w:rFonts w:ascii="Times New Roman" w:hAnsi="Times New Roman" w:cs="Times New Roman"/>
          <w:sz w:val="24"/>
          <w:szCs w:val="24"/>
        </w:rPr>
        <w:t>: our personal computer</w:t>
      </w:r>
    </w:p>
    <w:p w:rsidR="008724C4" w:rsidRPr="005A7FE3" w:rsidRDefault="008724C4" w:rsidP="005A7FE3">
      <w:pPr>
        <w:widowControl w:val="0"/>
        <w:shd w:val="clear" w:color="auto" w:fill="FFFFFF"/>
        <w:autoSpaceDE w:val="0"/>
        <w:autoSpaceDN w:val="0"/>
        <w:adjustRightInd w:val="0"/>
        <w:spacing w:before="100" w:after="100" w:line="360" w:lineRule="auto"/>
        <w:jc w:val="both"/>
        <w:rPr>
          <w:rFonts w:ascii="Times New Roman" w:hAnsi="Times New Roman" w:cs="Times New Roman"/>
          <w:sz w:val="24"/>
          <w:szCs w:val="24"/>
        </w:rPr>
      </w:pPr>
      <w:r w:rsidRPr="005A7FE3">
        <w:rPr>
          <w:rFonts w:ascii="Times New Roman" w:hAnsi="Times New Roman" w:cs="Times New Roman"/>
          <w:sz w:val="24"/>
          <w:szCs w:val="24"/>
        </w:rPr>
        <w:t>2. Micro Controller: - are for specific applications, because of cheaper cost we will go for these</w:t>
      </w:r>
    </w:p>
    <w:p w:rsidR="008724C4" w:rsidRPr="005A7FE3" w:rsidRDefault="008724C4" w:rsidP="005A7FE3">
      <w:pPr>
        <w:widowControl w:val="0"/>
        <w:shd w:val="clear" w:color="auto" w:fill="FFFFFF"/>
        <w:autoSpaceDE w:val="0"/>
        <w:autoSpaceDN w:val="0"/>
        <w:adjustRightInd w:val="0"/>
        <w:spacing w:before="100" w:after="100" w:line="360" w:lineRule="auto"/>
        <w:jc w:val="both"/>
        <w:rPr>
          <w:rFonts w:ascii="Times New Roman" w:hAnsi="Times New Roman" w:cs="Times New Roman"/>
          <w:sz w:val="24"/>
          <w:szCs w:val="24"/>
        </w:rPr>
      </w:pPr>
      <w:r w:rsidRPr="005A7FE3">
        <w:rPr>
          <w:rFonts w:ascii="Times New Roman" w:hAnsi="Times New Roman" w:cs="Times New Roman"/>
          <w:sz w:val="24"/>
          <w:szCs w:val="24"/>
        </w:rPr>
        <w:t xml:space="preserve">3. DSP (Digital Signal Processor):- are for high and sensitive application purpose </w:t>
      </w:r>
    </w:p>
    <w:p w:rsidR="008724C4" w:rsidRPr="005A7FE3" w:rsidRDefault="008724C4" w:rsidP="005A7FE3">
      <w:pPr>
        <w:pStyle w:val="NormalWeb"/>
        <w:shd w:val="clear" w:color="auto" w:fill="FFFFFF"/>
        <w:spacing w:line="360" w:lineRule="auto"/>
        <w:jc w:val="both"/>
      </w:pPr>
      <w:r w:rsidRPr="005A7FE3">
        <w:t>By integrating all of these features into a single chip it is possible to greatly reduce the number of chips and wiring necessary to control an electronic device, dramatically reducing its complexity, size and cost.</w:t>
      </w:r>
    </w:p>
    <w:p w:rsidR="008724C4" w:rsidRPr="005A7FE3" w:rsidRDefault="008724C4" w:rsidP="005A7FE3">
      <w:pPr>
        <w:pStyle w:val="NormalWeb"/>
        <w:shd w:val="clear" w:color="auto" w:fill="FFFFFF"/>
        <w:spacing w:line="360" w:lineRule="auto"/>
        <w:jc w:val="both"/>
      </w:pPr>
      <w:r w:rsidRPr="005A7FE3">
        <w:t xml:space="preserve">* Size &amp; Weight: Microcontrollers are designed to deliver maximum performance for minimum size and weight. A centralized on-board computer system would greatly outweigh a collection of microcontrollers. </w:t>
      </w:r>
      <w:r w:rsidRPr="005A7FE3">
        <w:br/>
        <w:t>* Efficiency: Microcontrollers are designed to perform repeated functions for long periods of time without failing or requiring service.</w:t>
      </w:r>
    </w:p>
    <w:p w:rsidR="008724C4" w:rsidRPr="005A7FE3" w:rsidRDefault="008724C4" w:rsidP="005A7FE3">
      <w:pPr>
        <w:widowControl w:val="0"/>
        <w:shd w:val="clear" w:color="auto" w:fill="FFFFFF"/>
        <w:autoSpaceDE w:val="0"/>
        <w:autoSpaceDN w:val="0"/>
        <w:adjustRightInd w:val="0"/>
        <w:spacing w:before="100" w:after="100" w:line="360" w:lineRule="auto"/>
        <w:jc w:val="both"/>
        <w:rPr>
          <w:rFonts w:ascii="Times New Roman" w:hAnsi="Times New Roman" w:cs="Times New Roman"/>
          <w:sz w:val="24"/>
          <w:szCs w:val="24"/>
        </w:rPr>
      </w:pPr>
      <w:r w:rsidRPr="005A7FE3">
        <w:rPr>
          <w:rFonts w:ascii="Times New Roman" w:hAnsi="Times New Roman" w:cs="Times New Roman"/>
          <w:sz w:val="24"/>
          <w:szCs w:val="24"/>
        </w:rPr>
        <w:t>Based on the Processor side Embedded Systems is mainly divided into 3 types</w:t>
      </w:r>
    </w:p>
    <w:p w:rsidR="008724C4" w:rsidRPr="005A7FE3" w:rsidRDefault="008724C4" w:rsidP="005A7FE3">
      <w:pPr>
        <w:widowControl w:val="0"/>
        <w:shd w:val="clear" w:color="auto" w:fill="FFFFFF"/>
        <w:autoSpaceDE w:val="0"/>
        <w:autoSpaceDN w:val="0"/>
        <w:adjustRightInd w:val="0"/>
        <w:spacing w:before="100" w:after="100" w:line="360" w:lineRule="auto"/>
        <w:jc w:val="both"/>
        <w:rPr>
          <w:rFonts w:ascii="Times New Roman" w:hAnsi="Times New Roman" w:cs="Times New Roman"/>
          <w:sz w:val="24"/>
          <w:szCs w:val="24"/>
        </w:rPr>
      </w:pPr>
      <w:r w:rsidRPr="005A7FE3">
        <w:rPr>
          <w:rFonts w:ascii="Times New Roman" w:hAnsi="Times New Roman" w:cs="Times New Roman"/>
          <w:sz w:val="24"/>
          <w:szCs w:val="24"/>
        </w:rPr>
        <w:t xml:space="preserve">1. Micro Processor: - are for general purpose   </w:t>
      </w:r>
      <w:proofErr w:type="spellStart"/>
      <w:r w:rsidRPr="005A7FE3">
        <w:rPr>
          <w:rFonts w:ascii="Times New Roman" w:hAnsi="Times New Roman" w:cs="Times New Roman"/>
          <w:sz w:val="24"/>
          <w:szCs w:val="24"/>
        </w:rPr>
        <w:t>eg</w:t>
      </w:r>
      <w:proofErr w:type="spellEnd"/>
      <w:r w:rsidRPr="005A7FE3">
        <w:rPr>
          <w:rFonts w:ascii="Times New Roman" w:hAnsi="Times New Roman" w:cs="Times New Roman"/>
          <w:sz w:val="24"/>
          <w:szCs w:val="24"/>
        </w:rPr>
        <w:t>: our personal computer</w:t>
      </w:r>
    </w:p>
    <w:p w:rsidR="008724C4" w:rsidRPr="005A7FE3" w:rsidRDefault="008724C4" w:rsidP="005A7FE3">
      <w:pPr>
        <w:widowControl w:val="0"/>
        <w:shd w:val="clear" w:color="auto" w:fill="FFFFFF"/>
        <w:autoSpaceDE w:val="0"/>
        <w:autoSpaceDN w:val="0"/>
        <w:adjustRightInd w:val="0"/>
        <w:spacing w:before="100" w:after="100" w:line="360" w:lineRule="auto"/>
        <w:jc w:val="both"/>
        <w:rPr>
          <w:rFonts w:ascii="Times New Roman" w:hAnsi="Times New Roman" w:cs="Times New Roman"/>
          <w:sz w:val="24"/>
          <w:szCs w:val="24"/>
        </w:rPr>
      </w:pPr>
      <w:r w:rsidRPr="005A7FE3">
        <w:rPr>
          <w:rFonts w:ascii="Times New Roman" w:hAnsi="Times New Roman" w:cs="Times New Roman"/>
          <w:sz w:val="24"/>
          <w:szCs w:val="24"/>
        </w:rPr>
        <w:t>2. Micro Controller: - are for specific applications, because of cheaper cost we will go for these</w:t>
      </w:r>
    </w:p>
    <w:p w:rsidR="008724C4" w:rsidRPr="005A7FE3" w:rsidRDefault="008724C4" w:rsidP="005A7FE3">
      <w:pPr>
        <w:widowControl w:val="0"/>
        <w:shd w:val="clear" w:color="auto" w:fill="FFFFFF"/>
        <w:autoSpaceDE w:val="0"/>
        <w:autoSpaceDN w:val="0"/>
        <w:adjustRightInd w:val="0"/>
        <w:spacing w:before="100" w:after="100" w:line="360" w:lineRule="auto"/>
        <w:jc w:val="both"/>
        <w:rPr>
          <w:rFonts w:ascii="Times New Roman" w:hAnsi="Times New Roman" w:cs="Times New Roman"/>
          <w:sz w:val="24"/>
          <w:szCs w:val="24"/>
        </w:rPr>
      </w:pPr>
      <w:r w:rsidRPr="005A7FE3">
        <w:rPr>
          <w:rFonts w:ascii="Times New Roman" w:hAnsi="Times New Roman" w:cs="Times New Roman"/>
          <w:sz w:val="24"/>
          <w:szCs w:val="24"/>
        </w:rPr>
        <w:t xml:space="preserve">3. DSP (Digital Signal Processor):- are for high and sensitive application purpose </w:t>
      </w:r>
    </w:p>
    <w:p w:rsidR="00087948" w:rsidRDefault="008724C4" w:rsidP="005A7FE3">
      <w:pPr>
        <w:spacing w:line="360" w:lineRule="auto"/>
        <w:jc w:val="both"/>
        <w:rPr>
          <w:rFonts w:ascii="Times New Roman" w:hAnsi="Times New Roman" w:cs="Times New Roman"/>
          <w:sz w:val="24"/>
          <w:szCs w:val="24"/>
        </w:rPr>
      </w:pPr>
      <w:r w:rsidRPr="005A7FE3">
        <w:rPr>
          <w:rFonts w:ascii="Times New Roman" w:hAnsi="Times New Roman" w:cs="Times New Roman"/>
          <w:sz w:val="24"/>
          <w:szCs w:val="24"/>
        </w:rPr>
        <w:t xml:space="preserve">                     </w:t>
      </w:r>
    </w:p>
    <w:p w:rsidR="005A7FE3" w:rsidRDefault="005A7FE3" w:rsidP="005A7FE3">
      <w:pPr>
        <w:spacing w:line="360" w:lineRule="auto"/>
        <w:jc w:val="both"/>
        <w:rPr>
          <w:rFonts w:ascii="Times New Roman" w:hAnsi="Times New Roman" w:cs="Times New Roman"/>
          <w:sz w:val="24"/>
          <w:szCs w:val="24"/>
        </w:rPr>
      </w:pPr>
    </w:p>
    <w:p w:rsidR="005A7FE3" w:rsidRDefault="005A7FE3" w:rsidP="005A7FE3">
      <w:pPr>
        <w:spacing w:line="360" w:lineRule="auto"/>
        <w:jc w:val="both"/>
        <w:rPr>
          <w:rFonts w:ascii="Times New Roman" w:hAnsi="Times New Roman" w:cs="Times New Roman"/>
          <w:sz w:val="24"/>
          <w:szCs w:val="24"/>
        </w:rPr>
      </w:pPr>
    </w:p>
    <w:p w:rsidR="005A7FE3" w:rsidRDefault="005A7FE3" w:rsidP="005A7FE3">
      <w:pPr>
        <w:spacing w:line="360" w:lineRule="auto"/>
        <w:jc w:val="both"/>
        <w:rPr>
          <w:rFonts w:ascii="Times New Roman" w:hAnsi="Times New Roman" w:cs="Times New Roman"/>
          <w:sz w:val="24"/>
          <w:szCs w:val="24"/>
        </w:rPr>
      </w:pPr>
    </w:p>
    <w:p w:rsidR="005A7FE3" w:rsidRDefault="005A7FE3" w:rsidP="005A7FE3">
      <w:pPr>
        <w:spacing w:line="360" w:lineRule="auto"/>
        <w:jc w:val="both"/>
        <w:rPr>
          <w:rFonts w:ascii="Times New Roman" w:hAnsi="Times New Roman" w:cs="Times New Roman"/>
          <w:sz w:val="24"/>
          <w:szCs w:val="24"/>
        </w:rPr>
      </w:pPr>
    </w:p>
    <w:p w:rsidR="005A7FE3" w:rsidRDefault="005A7FE3" w:rsidP="005A7FE3">
      <w:pPr>
        <w:spacing w:line="360" w:lineRule="auto"/>
        <w:jc w:val="both"/>
        <w:rPr>
          <w:rFonts w:ascii="Times New Roman" w:hAnsi="Times New Roman" w:cs="Times New Roman"/>
          <w:sz w:val="24"/>
          <w:szCs w:val="24"/>
        </w:rPr>
      </w:pPr>
    </w:p>
    <w:p w:rsidR="005A7FE3" w:rsidRDefault="005A7FE3" w:rsidP="005A7FE3">
      <w:pPr>
        <w:spacing w:line="360" w:lineRule="auto"/>
        <w:jc w:val="both"/>
        <w:rPr>
          <w:rFonts w:ascii="Times New Roman" w:hAnsi="Times New Roman" w:cs="Times New Roman"/>
          <w:sz w:val="24"/>
          <w:szCs w:val="24"/>
        </w:rPr>
      </w:pPr>
    </w:p>
    <w:p w:rsidR="005A7FE3" w:rsidRPr="005A7FE3" w:rsidRDefault="005A7FE3" w:rsidP="005A7FE3">
      <w:pPr>
        <w:spacing w:line="360" w:lineRule="auto"/>
        <w:jc w:val="both"/>
        <w:rPr>
          <w:rFonts w:ascii="Times New Roman" w:hAnsi="Times New Roman" w:cs="Times New Roman"/>
          <w:sz w:val="24"/>
          <w:szCs w:val="24"/>
        </w:rPr>
      </w:pPr>
    </w:p>
    <w:p w:rsidR="00C908A8" w:rsidRPr="005A7FE3" w:rsidRDefault="00C908A8" w:rsidP="005A7FE3">
      <w:pPr>
        <w:widowControl w:val="0"/>
        <w:shd w:val="clear" w:color="auto" w:fill="FFFFFF"/>
        <w:autoSpaceDE w:val="0"/>
        <w:autoSpaceDN w:val="0"/>
        <w:adjustRightInd w:val="0"/>
        <w:spacing w:before="100" w:after="100" w:line="360" w:lineRule="auto"/>
        <w:jc w:val="both"/>
        <w:rPr>
          <w:rFonts w:ascii="Times New Roman" w:hAnsi="Times New Roman" w:cs="Times New Roman"/>
          <w:bCs/>
          <w:sz w:val="24"/>
          <w:szCs w:val="24"/>
        </w:rPr>
      </w:pPr>
    </w:p>
    <w:p w:rsidR="00553863" w:rsidRPr="005A7FE3" w:rsidRDefault="00553863" w:rsidP="005A7FE3">
      <w:pPr>
        <w:widowControl w:val="0"/>
        <w:shd w:val="clear" w:color="auto" w:fill="FFFFFF"/>
        <w:autoSpaceDE w:val="0"/>
        <w:autoSpaceDN w:val="0"/>
        <w:adjustRightInd w:val="0"/>
        <w:spacing w:before="100" w:after="100" w:line="360" w:lineRule="auto"/>
        <w:jc w:val="both"/>
        <w:rPr>
          <w:rFonts w:ascii="Times New Roman" w:hAnsi="Times New Roman" w:cs="Times New Roman"/>
          <w:bCs/>
          <w:sz w:val="24"/>
          <w:szCs w:val="24"/>
        </w:rPr>
      </w:pPr>
      <w:r w:rsidRPr="005A7FE3">
        <w:rPr>
          <w:rFonts w:ascii="Times New Roman" w:hAnsi="Times New Roman" w:cs="Times New Roman"/>
          <w:bCs/>
          <w:sz w:val="24"/>
          <w:szCs w:val="24"/>
        </w:rPr>
        <w:lastRenderedPageBreak/>
        <w:t>P</w:t>
      </w:r>
      <w:r w:rsidR="001C72BB" w:rsidRPr="005A7FE3">
        <w:rPr>
          <w:rFonts w:ascii="Times New Roman" w:hAnsi="Times New Roman" w:cs="Times New Roman"/>
          <w:bCs/>
          <w:sz w:val="24"/>
          <w:szCs w:val="24"/>
        </w:rPr>
        <w:t>roposed Sy</w:t>
      </w:r>
      <w:r w:rsidR="008752E8" w:rsidRPr="005A7FE3">
        <w:rPr>
          <w:rFonts w:ascii="Times New Roman" w:hAnsi="Times New Roman" w:cs="Times New Roman"/>
          <w:bCs/>
          <w:sz w:val="24"/>
          <w:szCs w:val="24"/>
        </w:rPr>
        <w:t>s</w:t>
      </w:r>
      <w:r w:rsidR="001C72BB" w:rsidRPr="005A7FE3">
        <w:rPr>
          <w:rFonts w:ascii="Times New Roman" w:hAnsi="Times New Roman" w:cs="Times New Roman"/>
          <w:bCs/>
          <w:sz w:val="24"/>
          <w:szCs w:val="24"/>
        </w:rPr>
        <w:t>tem</w:t>
      </w:r>
    </w:p>
    <w:p w:rsidR="00FD5A50" w:rsidRPr="005A7FE3" w:rsidRDefault="00FD5A50" w:rsidP="005A7FE3">
      <w:pPr>
        <w:widowControl w:val="0"/>
        <w:shd w:val="clear" w:color="auto" w:fill="FFFFFF"/>
        <w:autoSpaceDE w:val="0"/>
        <w:autoSpaceDN w:val="0"/>
        <w:adjustRightInd w:val="0"/>
        <w:spacing w:before="100" w:after="100" w:line="360" w:lineRule="auto"/>
        <w:jc w:val="both"/>
        <w:rPr>
          <w:rFonts w:ascii="Times New Roman" w:hAnsi="Times New Roman" w:cs="Times New Roman"/>
          <w:bCs/>
          <w:sz w:val="24"/>
          <w:szCs w:val="24"/>
        </w:rPr>
      </w:pPr>
      <w:r w:rsidRPr="005A7FE3">
        <w:rPr>
          <w:rFonts w:ascii="Times New Roman" w:hAnsi="Times New Roman" w:cs="Times New Roman"/>
          <w:bCs/>
          <w:sz w:val="24"/>
          <w:szCs w:val="24"/>
        </w:rPr>
        <w:t>Block Diagram:</w:t>
      </w:r>
    </w:p>
    <w:p w:rsidR="00FD5A50" w:rsidRPr="005A7FE3" w:rsidRDefault="00FD5A50" w:rsidP="005A7FE3">
      <w:pPr>
        <w:widowControl w:val="0"/>
        <w:shd w:val="clear" w:color="auto" w:fill="FFFFFF"/>
        <w:autoSpaceDE w:val="0"/>
        <w:autoSpaceDN w:val="0"/>
        <w:adjustRightInd w:val="0"/>
        <w:spacing w:before="100" w:after="100" w:line="360" w:lineRule="auto"/>
        <w:jc w:val="both"/>
        <w:rPr>
          <w:rFonts w:ascii="Times New Roman" w:hAnsi="Times New Roman" w:cs="Times New Roman"/>
          <w:bCs/>
          <w:sz w:val="24"/>
          <w:szCs w:val="24"/>
        </w:rPr>
      </w:pPr>
    </w:p>
    <w:p w:rsidR="00653C6D" w:rsidRPr="005A7FE3" w:rsidRDefault="007557A8" w:rsidP="005A7FE3">
      <w:pPr>
        <w:shd w:val="clear" w:color="auto" w:fill="FFFFFF"/>
        <w:spacing w:line="360" w:lineRule="auto"/>
        <w:jc w:val="both"/>
        <w:rPr>
          <w:rFonts w:ascii="Times New Roman" w:hAnsi="Times New Roman" w:cs="Times New Roman"/>
          <w:sz w:val="24"/>
          <w:szCs w:val="24"/>
          <w:u w:val="single"/>
        </w:rPr>
      </w:pPr>
      <w:proofErr w:type="spellStart"/>
      <w:r w:rsidRPr="005A7FE3">
        <w:rPr>
          <w:rFonts w:ascii="Times New Roman" w:hAnsi="Times New Roman" w:cs="Times New Roman"/>
          <w:sz w:val="24"/>
          <w:szCs w:val="24"/>
          <w:u w:val="single"/>
          <w:lang w:val="en-GB"/>
        </w:rPr>
        <w:t>Sw</w:t>
      </w:r>
      <w:proofErr w:type="spellEnd"/>
      <w:r w:rsidR="00556583" w:rsidRPr="005A7FE3">
        <w:rPr>
          <w:rFonts w:ascii="Times New Roman" w:hAnsi="Times New Roman" w:cs="Times New Roman"/>
          <w:noProof/>
          <w:sz w:val="24"/>
          <w:szCs w:val="24"/>
          <w:u w:val="single"/>
        </w:rPr>
        <w:pict>
          <v:roundrect id="Rectangle: Rounded Corners 15" o:spid="_x0000_s1033" style="position:absolute;left:0;text-align:left;margin-left:323.35pt;margin-top:20.5pt;width:103.65pt;height:33.8pt;z-index:251673600;visibility:visible;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" fillcolor="#4472c4 [3204]" strokecolor="#1f3763 [1604]" strokeweight="1pt">
            <v:stroke joinstyle="miter"/>
            <v:textbox style="mso-next-textbox:#Rectangle: Rounded Corners 15">
              <w:txbxContent>
                <w:p w:rsidR="00851311" w:rsidRPr="00E57D1F" w:rsidRDefault="00851311" w:rsidP="00E57D1F">
                  <w:pPr>
                    <w:jc w:val="center"/>
                    <w:rPr>
                      <w:sz w:val="24"/>
                      <w:szCs w:val="24"/>
                      <w:lang w:val="en-GB"/>
                    </w:rPr>
                  </w:pPr>
                  <w:r w:rsidRPr="00E57D1F">
                    <w:rPr>
                      <w:sz w:val="24"/>
                      <w:szCs w:val="24"/>
                      <w:lang w:val="en-GB"/>
                    </w:rPr>
                    <w:t>L</w:t>
                  </w:r>
                  <w:r>
                    <w:rPr>
                      <w:sz w:val="24"/>
                      <w:szCs w:val="24"/>
                      <w:lang w:val="en-GB"/>
                    </w:rPr>
                    <w:t>CD</w:t>
                  </w:r>
                </w:p>
              </w:txbxContent>
            </v:textbox>
          </v:roundrect>
        </w:pict>
      </w:r>
      <w:r w:rsidR="00556583" w:rsidRPr="005A7FE3">
        <w:rPr>
          <w:rFonts w:ascii="Times New Roman" w:hAnsi="Times New Roman" w:cs="Times New Roman"/>
          <w:bCs/>
          <w:noProof/>
          <w:sz w:val="24"/>
          <w:szCs w:val="24"/>
        </w:rPr>
        <w:pict>
          <v:roundrect id="Rectangle: Rounded Corners 9" o:spid="_x0000_s1034" style="position:absolute;left:0;text-align:left;margin-left:-19.6pt;margin-top:23.25pt;width:92.2pt;height:26.75pt;z-index:251662336;visibility:visible;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" fillcolor="#4472c4 [3204]" strokecolor="#1f3763 [1604]" strokeweight="1pt">
            <v:stroke joinstyle="miter"/>
            <v:textbox style="mso-next-textbox:#Rectangle: Rounded Corners 9">
              <w:txbxContent>
                <w:p w:rsidR="00851311" w:rsidRPr="00E15D17" w:rsidRDefault="00851311" w:rsidP="00E15D17">
                  <w:pPr>
                    <w:jc w:val="center"/>
                    <w:rPr>
                      <w:sz w:val="24"/>
                      <w:szCs w:val="24"/>
                    </w:rPr>
                  </w:pPr>
                  <w:r>
                    <w:rPr>
                      <w:sz w:val="24"/>
                      <w:szCs w:val="24"/>
                      <w:lang w:val="en-GB"/>
                    </w:rPr>
                    <w:t>IR/LDR</w:t>
                  </w:r>
                </w:p>
                <w:p w:rsidR="00851311" w:rsidRDefault="00851311" w:rsidP="00E15D17">
                  <w:pPr>
                    <w:jc w:val="center"/>
                  </w:pPr>
                </w:p>
              </w:txbxContent>
            </v:textbox>
          </v:roundrect>
        </w:pict>
      </w:r>
    </w:p>
    <w:p w:rsidR="00653C6D" w:rsidRPr="005A7FE3" w:rsidRDefault="005A7FE3" w:rsidP="005A7FE3">
      <w:pPr>
        <w:shd w:val="clear" w:color="auto" w:fill="FFFFFF"/>
        <w:spacing w:line="360" w:lineRule="auto"/>
        <w:jc w:val="both"/>
        <w:rPr>
          <w:rFonts w:ascii="Times New Roman" w:hAnsi="Times New Roman" w:cs="Times New Roman"/>
          <w:sz w:val="24"/>
          <w:szCs w:val="24"/>
          <w:u w:val="single"/>
        </w:rPr>
      </w:pPr>
      <w:r w:rsidRPr="005A7FE3">
        <w:rPr>
          <w:rFonts w:ascii="Times New Roman" w:hAnsi="Times New Roman" w:cs="Times New Roman"/>
          <w:bCs/>
          <w:noProof/>
          <w:sz w:val="24"/>
          <w:szCs w:val="24"/>
        </w:rPr>
        <w:pict>
          <v:roundrect id="Rectangle: Rounded Corners 8" o:spid="_x0000_s1032" style="position:absolute;left:0;text-align:left;margin-left:141.3pt;margin-top:1.95pt;width:111.8pt;height:225.25pt;z-index:251661312;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" fillcolor="#4472c4 [3204]" strokecolor="#1f3763 [1604]" strokeweight="1pt">
            <v:stroke joinstyle="miter"/>
            <v:textbox style="mso-next-textbox:#Rectangle: Rounded Corners 8">
              <w:txbxContent>
                <w:p w:rsidR="00851311" w:rsidRPr="00DE50DA" w:rsidRDefault="00851311" w:rsidP="00DE50DA">
                  <w:pPr>
                    <w:jc w:val="center"/>
                    <w:rPr>
                      <w:sz w:val="24"/>
                      <w:szCs w:val="24"/>
                    </w:rPr>
                  </w:pPr>
                  <w:r w:rsidRPr="00DE50DA">
                    <w:rPr>
                      <w:sz w:val="24"/>
                      <w:szCs w:val="24"/>
                      <w:lang w:val="en-GB"/>
                    </w:rPr>
                    <w:t>ARDUINO UNO</w:t>
                  </w:r>
                </w:p>
                <w:p w:rsidR="00851311" w:rsidRDefault="00851311" w:rsidP="00DE50DA">
                  <w:pPr>
                    <w:jc w:val="center"/>
                  </w:pPr>
                </w:p>
              </w:txbxContent>
            </v:textbox>
          </v:roundrect>
        </w:pict>
      </w:r>
      <w:r w:rsidR="00556583" w:rsidRPr="005A7FE3">
        <w:rPr>
          <w:rFonts w:ascii="Times New Roman" w:hAnsi="Times New Roman" w:cs="Times New Roman"/>
          <w:noProof/>
          <w:sz w:val="24"/>
          <w:szCs w:val="24"/>
          <w:u w:val="single"/>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0" o:spid="_x0000_s1052" type="#_x0000_t13" style="position:absolute;left:0;text-align:left;margin-left:254.7pt;margin-top:10.6pt;width:68.75pt;height:8.75pt;z-index:2516889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" adj="20229" fillcolor="#4472c4 [3204]" strokecolor="#1f3763 [1604]" strokeweight="1pt"/>
        </w:pict>
      </w:r>
      <w:r w:rsidR="00556583" w:rsidRPr="005A7FE3">
        <w:rPr>
          <w:rFonts w:ascii="Times New Roman" w:hAnsi="Times New Roman" w:cs="Times New Roman"/>
          <w:noProof/>
          <w:sz w:val="24"/>
          <w:szCs w:val="24"/>
          <w:u w:val="single"/>
        </w:rPr>
        <w:pict>
          <v:shape id="Arrow: Right 24" o:spid="_x0000_s1051" type="#_x0000_t13" style="position:absolute;left:0;text-align:left;margin-left:73.05pt;margin-top:9.6pt;width:68.75pt;height:8.75pt;z-index:25167667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" adj="20229" fillcolor="#4472c4 [3204]" strokecolor="#1f3763 [1604]" strokeweight="1pt"/>
        </w:pict>
      </w:r>
    </w:p>
    <w:p w:rsidR="00653C6D" w:rsidRPr="005A7FE3" w:rsidRDefault="00653C6D" w:rsidP="005A7FE3">
      <w:pPr>
        <w:shd w:val="clear" w:color="auto" w:fill="FFFFFF"/>
        <w:spacing w:line="360" w:lineRule="auto"/>
        <w:jc w:val="both"/>
        <w:rPr>
          <w:rFonts w:ascii="Times New Roman" w:hAnsi="Times New Roman" w:cs="Times New Roman"/>
          <w:sz w:val="24"/>
          <w:szCs w:val="24"/>
          <w:u w:val="single"/>
        </w:rPr>
      </w:pPr>
    </w:p>
    <w:p w:rsidR="00653C6D" w:rsidRPr="005A7FE3" w:rsidRDefault="00653C6D" w:rsidP="005A7FE3">
      <w:pPr>
        <w:shd w:val="clear" w:color="auto" w:fill="FFFFFF"/>
        <w:spacing w:line="360" w:lineRule="auto"/>
        <w:jc w:val="both"/>
        <w:rPr>
          <w:rFonts w:ascii="Times New Roman" w:hAnsi="Times New Roman" w:cs="Times New Roman"/>
          <w:sz w:val="24"/>
          <w:szCs w:val="24"/>
          <w:u w:val="single"/>
        </w:rPr>
      </w:pPr>
    </w:p>
    <w:p w:rsidR="00653C6D" w:rsidRPr="005A7FE3" w:rsidRDefault="00556583" w:rsidP="005A7FE3">
      <w:pPr>
        <w:shd w:val="clear" w:color="auto" w:fill="FFFFFF"/>
        <w:spacing w:line="360" w:lineRule="auto"/>
        <w:jc w:val="both"/>
        <w:rPr>
          <w:rFonts w:ascii="Times New Roman" w:hAnsi="Times New Roman" w:cs="Times New Roman"/>
          <w:sz w:val="24"/>
          <w:szCs w:val="24"/>
          <w:u w:val="single"/>
        </w:rPr>
      </w:pPr>
      <w:r w:rsidRPr="005A7FE3">
        <w:rPr>
          <w:rFonts w:ascii="Times New Roman" w:hAnsi="Times New Roman" w:cs="Times New Roman"/>
          <w:noProof/>
          <w:sz w:val="24"/>
          <w:szCs w:val="24"/>
          <w:u w:val="single"/>
        </w:rPr>
        <w:pict>
          <v:roundrect id="Rectangle: Rounded Corners 10" o:spid="_x0000_s1035" style="position:absolute;left:0;text-align:left;margin-left:-25.1pt;margin-top:10.25pt;width:103.6pt;height:27.25pt;z-index:251663360;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" fillcolor="#4472c4 [3204]" strokecolor="#1f3763 [1604]" strokeweight="1pt">
            <v:stroke joinstyle="miter"/>
            <v:textbox style="mso-next-textbox:#Rectangle: Rounded Corners 10">
              <w:txbxContent>
                <w:p w:rsidR="00851311" w:rsidRPr="00E57D1F" w:rsidRDefault="00851311" w:rsidP="007557A8">
                  <w:pPr>
                    <w:jc w:val="center"/>
                    <w:rPr>
                      <w:sz w:val="24"/>
                      <w:szCs w:val="24"/>
                    </w:rPr>
                  </w:pPr>
                  <w:r>
                    <w:rPr>
                      <w:sz w:val="24"/>
                      <w:szCs w:val="24"/>
                      <w:lang w:val="en-GB"/>
                    </w:rPr>
                    <w:t>Alcohol</w:t>
                  </w:r>
                </w:p>
              </w:txbxContent>
            </v:textbox>
          </v:roundrect>
        </w:pict>
      </w:r>
      <w:r w:rsidRPr="005A7FE3">
        <w:rPr>
          <w:rFonts w:ascii="Times New Roman" w:hAnsi="Times New Roman" w:cs="Times New Roman"/>
          <w:noProof/>
          <w:sz w:val="24"/>
          <w:szCs w:val="24"/>
          <w:u w:val="single"/>
        </w:rPr>
        <w:pict>
          <v:roundrect id="Rectangle: Rounded Corners 14" o:spid="_x0000_s1036" style="position:absolute;left:0;text-align:left;margin-left:322.3pt;margin-top:.45pt;width:103.65pt;height:33.8pt;z-index:251671552;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" fillcolor="#4472c4 [3204]" strokecolor="#1f3763 [1604]" strokeweight="1pt">
            <v:stroke joinstyle="miter"/>
            <v:textbox style="mso-next-textbox:#Rectangle: Rounded Corners 14">
              <w:txbxContent>
                <w:p w:rsidR="00851311" w:rsidRPr="00E57D1F" w:rsidRDefault="00851311" w:rsidP="00E57D1F">
                  <w:pPr>
                    <w:jc w:val="center"/>
                    <w:rPr>
                      <w:sz w:val="24"/>
                      <w:szCs w:val="24"/>
                      <w:lang w:val="en-GB"/>
                    </w:rPr>
                  </w:pPr>
                  <w:r w:rsidRPr="00E57D1F">
                    <w:rPr>
                      <w:sz w:val="24"/>
                      <w:szCs w:val="24"/>
                      <w:lang w:val="en-GB"/>
                    </w:rPr>
                    <w:t>GPS</w:t>
                  </w:r>
                </w:p>
              </w:txbxContent>
            </v:textbox>
          </v:roundrect>
        </w:pict>
      </w:r>
      <w:r w:rsidRPr="005A7FE3">
        <w:rPr>
          <w:rFonts w:ascii="Times New Roman" w:hAnsi="Times New Roman" w:cs="Times New Roman"/>
          <w:noProof/>
          <w:sz w:val="24"/>
          <w:szCs w:val="24"/>
          <w:u w:val="single"/>
        </w:rPr>
        <w:pict>
          <v:shape id="Arrow: Right 29" o:spid="_x0000_s1050" type="#_x0000_t13" style="position:absolute;left:0;text-align:left;margin-left:252pt;margin-top:15.55pt;width:68.75pt;height:8.75pt;z-index:2516869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" adj="20229" fillcolor="#4472c4 [3204]" strokecolor="#1f3763 [1604]" strokeweight="1pt"/>
        </w:pict>
      </w:r>
    </w:p>
    <w:p w:rsidR="00653C6D" w:rsidRPr="005A7FE3" w:rsidRDefault="00851311" w:rsidP="005A7FE3">
      <w:pPr>
        <w:shd w:val="clear" w:color="auto" w:fill="FFFFFF"/>
        <w:spacing w:line="360" w:lineRule="auto"/>
        <w:jc w:val="both"/>
        <w:rPr>
          <w:rFonts w:ascii="Times New Roman" w:hAnsi="Times New Roman" w:cs="Times New Roman"/>
          <w:sz w:val="24"/>
          <w:szCs w:val="24"/>
          <w:u w:val="single"/>
        </w:rPr>
      </w:pPr>
      <w:r w:rsidRPr="005A7FE3">
        <w:rPr>
          <w:rFonts w:ascii="Times New Roman" w:hAnsi="Times New Roman" w:cs="Times New Roman"/>
          <w:noProof/>
          <w:sz w:val="24"/>
          <w:szCs w:val="24"/>
          <w:u w:val="single"/>
        </w:rPr>
        <w:pict>
          <v:roundrect id="Rectangle: Rounded Corners 16" o:spid="_x0000_s1040" style="position:absolute;left:0;text-align:left;margin-left:323.45pt;margin-top:19.4pt;width:103.65pt;height:33.8pt;z-index:251675648;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" fillcolor="#4472c4 [3204]" strokecolor="#1f3763 [1604]" strokeweight="1pt">
            <v:stroke joinstyle="miter"/>
            <v:textbox>
              <w:txbxContent>
                <w:p w:rsidR="00851311" w:rsidRPr="00E57D1F" w:rsidRDefault="00851311" w:rsidP="00E57D1F">
                  <w:pPr>
                    <w:jc w:val="center"/>
                    <w:rPr>
                      <w:sz w:val="24"/>
                      <w:szCs w:val="24"/>
                      <w:lang w:val="en-GB"/>
                    </w:rPr>
                  </w:pPr>
                  <w:r w:rsidRPr="00E57D1F">
                    <w:rPr>
                      <w:sz w:val="24"/>
                      <w:szCs w:val="24"/>
                      <w:lang w:val="en-GB"/>
                    </w:rPr>
                    <w:t>Buzzer</w:t>
                  </w:r>
                </w:p>
              </w:txbxContent>
            </v:textbox>
          </v:roundrect>
        </w:pict>
      </w:r>
      <w:r w:rsidR="00556583" w:rsidRPr="005A7FE3">
        <w:rPr>
          <w:rFonts w:ascii="Times New Roman" w:hAnsi="Times New Roman" w:cs="Times New Roman"/>
          <w:noProof/>
          <w:sz w:val="24"/>
          <w:szCs w:val="24"/>
          <w:u w:val="single"/>
        </w:rPr>
        <w:pict>
          <v:shape id="Arrow: Right 25" o:spid="_x0000_s1049" type="#_x0000_t13" style="position:absolute;left:0;text-align:left;margin-left:76.9pt;margin-top:1.95pt;width:65.95pt;height:7.45pt;z-index:2516787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" adj="20377" fillcolor="#4472c4 [3204]" strokecolor="#1f3763 [1604]" strokeweight="1pt"/>
        </w:pict>
      </w:r>
    </w:p>
    <w:p w:rsidR="00653C6D" w:rsidRPr="005A7FE3" w:rsidRDefault="00851311" w:rsidP="005A7FE3">
      <w:pPr>
        <w:shd w:val="clear" w:color="auto" w:fill="FFFFFF"/>
        <w:spacing w:line="360" w:lineRule="auto"/>
        <w:jc w:val="both"/>
        <w:rPr>
          <w:rFonts w:ascii="Times New Roman" w:hAnsi="Times New Roman" w:cs="Times New Roman"/>
          <w:sz w:val="24"/>
          <w:szCs w:val="24"/>
          <w:u w:val="single"/>
        </w:rPr>
      </w:pPr>
      <w:r w:rsidRPr="005A7FE3">
        <w:rPr>
          <w:rFonts w:ascii="Times New Roman" w:hAnsi="Times New Roman" w:cs="Times New Roman"/>
          <w:noProof/>
          <w:sz w:val="24"/>
          <w:szCs w:val="24"/>
          <w:u w:val="single"/>
        </w:rPr>
        <w:pict>
          <v:shape id="Arrow: Right 28" o:spid="_x0000_s1044" type="#_x0000_t13" style="position:absolute;left:0;text-align:left;margin-left:252pt;margin-top:7.8pt;width:68.75pt;height:8.75pt;z-index:2516848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" adj="20229" fillcolor="#4472c4 [3204]" strokecolor="#1f3763 [1604]" strokeweight="1pt"/>
        </w:pict>
      </w:r>
    </w:p>
    <w:p w:rsidR="00653C6D" w:rsidRPr="005A7FE3" w:rsidRDefault="00556583" w:rsidP="005A7FE3">
      <w:pPr>
        <w:spacing w:line="360" w:lineRule="auto"/>
        <w:jc w:val="both"/>
        <w:rPr>
          <w:rFonts w:ascii="Times New Roman" w:hAnsi="Times New Roman" w:cs="Times New Roman"/>
          <w:sz w:val="24"/>
          <w:szCs w:val="24"/>
        </w:rPr>
      </w:pPr>
      <w:r w:rsidRPr="005A7FE3">
        <w:rPr>
          <w:rFonts w:ascii="Times New Roman" w:hAnsi="Times New Roman" w:cs="Times New Roman"/>
          <w:noProof/>
          <w:sz w:val="24"/>
          <w:szCs w:val="24"/>
          <w:u w:val="single"/>
        </w:rPr>
        <w:pict>
          <v:roundrect id="Rectangle: Rounded Corners 11" o:spid="_x0000_s1037" style="position:absolute;left:0;text-align:left;margin-left:-26.4pt;margin-top:17.5pt;width:103.6pt;height:45pt;z-index:251665408;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" fillcolor="#4472c4 [3204]" strokecolor="#1f3763 [1604]" strokeweight="1pt">
            <v:stroke joinstyle="miter"/>
            <v:textbox style="mso-next-textbox:#Rectangle: Rounded Corners 11">
              <w:txbxContent>
                <w:p w:rsidR="00851311" w:rsidRPr="00E57D1F" w:rsidRDefault="00851311" w:rsidP="00C10899">
                  <w:pPr>
                    <w:jc w:val="center"/>
                    <w:rPr>
                      <w:sz w:val="24"/>
                      <w:szCs w:val="24"/>
                      <w:lang w:val="en-GB"/>
                    </w:rPr>
                  </w:pPr>
                  <w:r>
                    <w:rPr>
                      <w:sz w:val="24"/>
                      <w:szCs w:val="24"/>
                      <w:lang w:val="en-GB"/>
                    </w:rPr>
                    <w:t>Mems</w:t>
                  </w:r>
                </w:p>
              </w:txbxContent>
            </v:textbox>
          </v:roundrect>
        </w:pict>
      </w:r>
    </w:p>
    <w:p w:rsidR="003808EC" w:rsidRPr="005A7FE3" w:rsidRDefault="00851311" w:rsidP="005A7FE3">
      <w:pPr>
        <w:spacing w:line="360" w:lineRule="auto"/>
        <w:jc w:val="both"/>
        <w:rPr>
          <w:rFonts w:ascii="Times New Roman" w:hAnsi="Times New Roman" w:cs="Times New Roman"/>
          <w:sz w:val="24"/>
          <w:szCs w:val="24"/>
        </w:rPr>
      </w:pPr>
      <w:r w:rsidRPr="005A7FE3">
        <w:rPr>
          <w:rFonts w:ascii="Times New Roman" w:hAnsi="Times New Roman" w:cs="Times New Roman"/>
          <w:noProof/>
          <w:sz w:val="24"/>
          <w:szCs w:val="24"/>
          <w:lang w:val="en-US"/>
        </w:rPr>
        <w:pict>
          <v:roundrect id="_x0000_s1054" style="position:absolute;left:0;text-align:left;margin-left:323.45pt;margin-top:6.2pt;width:103.65pt;height:33.8pt;z-index:251714560;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" fillcolor="#4472c4 [3204]" strokecolor="#1f3763 [1604]" strokeweight="1pt">
            <v:stroke joinstyle="miter"/>
            <v:textbox>
              <w:txbxContent>
                <w:p w:rsidR="00851311" w:rsidRPr="00E57D1F" w:rsidRDefault="00851311" w:rsidP="00851311">
                  <w:pPr>
                    <w:jc w:val="center"/>
                    <w:rPr>
                      <w:sz w:val="24"/>
                      <w:szCs w:val="24"/>
                      <w:lang w:val="en-GB"/>
                    </w:rPr>
                  </w:pPr>
                  <w:r>
                    <w:rPr>
                      <w:sz w:val="24"/>
                      <w:szCs w:val="24"/>
                      <w:lang w:val="en-GB"/>
                    </w:rPr>
                    <w:t xml:space="preserve">RF </w:t>
                  </w:r>
                  <w:proofErr w:type="spellStart"/>
                  <w:proofErr w:type="gramStart"/>
                  <w:r>
                    <w:rPr>
                      <w:sz w:val="24"/>
                      <w:szCs w:val="24"/>
                      <w:lang w:val="en-GB"/>
                    </w:rPr>
                    <w:t>tx</w:t>
                  </w:r>
                  <w:proofErr w:type="spellEnd"/>
                  <w:proofErr w:type="gramEnd"/>
                </w:p>
              </w:txbxContent>
            </v:textbox>
          </v:roundrect>
        </w:pict>
      </w:r>
      <w:r w:rsidRPr="005A7FE3">
        <w:rPr>
          <w:rFonts w:ascii="Times New Roman" w:hAnsi="Times New Roman" w:cs="Times New Roman"/>
          <w:noProof/>
          <w:sz w:val="24"/>
          <w:szCs w:val="24"/>
          <w:u w:val="single"/>
        </w:rPr>
        <w:pict>
          <v:shape id="Arrow: Right 31" o:spid="_x0000_s1045" type="#_x0000_t13" style="position:absolute;left:0;text-align:left;margin-left:253.6pt;margin-top:22.35pt;width:68.75pt;height:8.75pt;z-index:2516910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" adj="20229" fillcolor="#4472c4 [3204]" strokecolor="#1f3763 [1604]" strokeweight="1pt"/>
        </w:pict>
      </w:r>
      <w:r w:rsidR="00556583" w:rsidRPr="005A7FE3">
        <w:rPr>
          <w:rFonts w:ascii="Times New Roman" w:hAnsi="Times New Roman" w:cs="Times New Roman"/>
          <w:noProof/>
          <w:sz w:val="24"/>
          <w:szCs w:val="24"/>
          <w:u w:val="single"/>
        </w:rPr>
        <w:pict>
          <v:roundrect id="Rectangle: Rounded Corners 12" o:spid="_x0000_s1039" style="position:absolute;left:0;text-align:left;margin-left:149.45pt;margin-top:94.2pt;width:103.65pt;height:27.8pt;z-index:251667456;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" fillcolor="#4472c4 [3204]" strokecolor="#1f3763 [1604]" strokeweight="1pt">
            <v:stroke joinstyle="miter"/>
            <v:textbox>
              <w:txbxContent>
                <w:p w:rsidR="00851311" w:rsidRPr="00E57D1F" w:rsidRDefault="00851311" w:rsidP="00E57D1F">
                  <w:pPr>
                    <w:jc w:val="center"/>
                    <w:rPr>
                      <w:sz w:val="24"/>
                      <w:szCs w:val="24"/>
                      <w:lang w:val="en-GB"/>
                    </w:rPr>
                  </w:pPr>
                  <w:r w:rsidRPr="00E57D1F">
                    <w:rPr>
                      <w:sz w:val="24"/>
                      <w:szCs w:val="24"/>
                      <w:lang w:val="en-GB"/>
                    </w:rPr>
                    <w:t>IOT</w:t>
                  </w:r>
                </w:p>
              </w:txbxContent>
            </v:textbox>
          </v:roundrect>
        </w:pict>
      </w:r>
      <w:r w:rsidR="00556583" w:rsidRPr="005A7FE3">
        <w:rPr>
          <w:rFonts w:ascii="Times New Roman" w:hAnsi="Times New Roman" w:cs="Times New Roman"/>
          <w:noProof/>
          <w:sz w:val="24"/>
          <w:szCs w:val="24"/>
          <w:u w:val="single"/>
        </w:rPr>
        <w:pict>
          <v:shape id="Arrow: Right 26" o:spid="_x0000_s1048" type="#_x0000_t13" style="position:absolute;left:0;text-align:left;margin-left:76.85pt;margin-top:8pt;width:65.4pt;height:8.95pt;z-index:2516807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" adj="20123" fillcolor="#4472c4 [3204]" strokecolor="#1f3763 [1604]" strokeweight="1pt"/>
        </w:pict>
      </w:r>
    </w:p>
    <w:p w:rsidR="00E57D1F" w:rsidRPr="005A7FE3" w:rsidRDefault="005A7FE3" w:rsidP="005A7FE3">
      <w:pPr>
        <w:spacing w:line="360" w:lineRule="auto"/>
        <w:jc w:val="both"/>
        <w:rPr>
          <w:rFonts w:ascii="Times New Roman" w:hAnsi="Times New Roman" w:cs="Times New Roman"/>
          <w:sz w:val="24"/>
          <w:szCs w:val="24"/>
        </w:rPr>
      </w:pPr>
      <w:r w:rsidRPr="005A7FE3">
        <w:rPr>
          <w:rFonts w:ascii="Times New Roman" w:hAnsi="Times New Roman" w:cs="Times New Roman"/>
          <w:noProof/>
          <w:sz w:val="24"/>
          <w:szCs w:val="24"/>
          <w:u w:val="single"/>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32" o:spid="_x0000_s1046" type="#_x0000_t67" style="position:absolute;left:0;text-align:left;margin-left:196.25pt;margin-top:2.4pt;width:7.25pt;height:50.75pt;z-index:2516920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" adj="20061" fillcolor="#4472c4 [3204]" strokecolor="#1f3763 [1604]" strokeweight="1pt"/>
        </w:pict>
      </w:r>
    </w:p>
    <w:p w:rsidR="00E57D1F" w:rsidRPr="005A7FE3" w:rsidRDefault="00E57D1F" w:rsidP="005A7FE3">
      <w:pPr>
        <w:spacing w:line="360" w:lineRule="auto"/>
        <w:jc w:val="both"/>
        <w:rPr>
          <w:rFonts w:ascii="Times New Roman" w:hAnsi="Times New Roman" w:cs="Times New Roman"/>
          <w:sz w:val="24"/>
          <w:szCs w:val="24"/>
        </w:rPr>
      </w:pPr>
    </w:p>
    <w:p w:rsidR="00E57D1F" w:rsidRPr="005A7FE3" w:rsidRDefault="00E57D1F" w:rsidP="005A7FE3">
      <w:pPr>
        <w:spacing w:line="360" w:lineRule="auto"/>
        <w:jc w:val="both"/>
        <w:rPr>
          <w:rFonts w:ascii="Times New Roman" w:hAnsi="Times New Roman" w:cs="Times New Roman"/>
          <w:sz w:val="24"/>
          <w:szCs w:val="24"/>
        </w:rPr>
      </w:pPr>
    </w:p>
    <w:p w:rsidR="00E57D1F" w:rsidRPr="005A7FE3" w:rsidRDefault="00E57D1F" w:rsidP="005A7FE3">
      <w:pPr>
        <w:spacing w:line="360" w:lineRule="auto"/>
        <w:jc w:val="both"/>
        <w:rPr>
          <w:rFonts w:ascii="Times New Roman" w:hAnsi="Times New Roman" w:cs="Times New Roman"/>
          <w:sz w:val="24"/>
          <w:szCs w:val="24"/>
        </w:rPr>
      </w:pPr>
    </w:p>
    <w:p w:rsidR="00E57D1F" w:rsidRPr="005A7FE3" w:rsidRDefault="00851311" w:rsidP="005A7FE3">
      <w:pPr>
        <w:spacing w:line="360" w:lineRule="auto"/>
        <w:jc w:val="both"/>
        <w:rPr>
          <w:rFonts w:ascii="Times New Roman" w:hAnsi="Times New Roman" w:cs="Times New Roman"/>
          <w:sz w:val="24"/>
          <w:szCs w:val="24"/>
        </w:rPr>
      </w:pPr>
      <w:r w:rsidRPr="005A7FE3">
        <w:rPr>
          <w:rFonts w:ascii="Times New Roman" w:hAnsi="Times New Roman" w:cs="Times New Roman"/>
          <w:noProof/>
          <w:sz w:val="24"/>
          <w:szCs w:val="24"/>
          <w:lang w:val="en-US"/>
        </w:rPr>
        <w:pict>
          <v:roundrect id="_x0000_s1056" style="position:absolute;left:0;text-align:left;margin-left:154.25pt;margin-top:22.85pt;width:103.65pt;height:27.8pt;z-index:251716608;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" fillcolor="#4472c4 [3204]" strokecolor="#1f3763 [1604]" strokeweight="1pt">
            <v:stroke joinstyle="miter"/>
            <v:textbox>
              <w:txbxContent>
                <w:p w:rsidR="00851311" w:rsidRPr="00E57D1F" w:rsidRDefault="00851311" w:rsidP="00851311">
                  <w:pPr>
                    <w:jc w:val="center"/>
                    <w:rPr>
                      <w:sz w:val="24"/>
                      <w:szCs w:val="24"/>
                      <w:lang w:val="en-GB"/>
                    </w:rPr>
                  </w:pPr>
                  <w:r>
                    <w:rPr>
                      <w:sz w:val="24"/>
                      <w:szCs w:val="24"/>
                      <w:lang w:val="en-GB"/>
                    </w:rPr>
                    <w:t>Motor</w:t>
                  </w:r>
                </w:p>
              </w:txbxContent>
            </v:textbox>
          </v:roundrect>
        </w:pict>
      </w:r>
      <w:r w:rsidRPr="005A7FE3">
        <w:rPr>
          <w:rFonts w:ascii="Times New Roman" w:hAnsi="Times New Roman" w:cs="Times New Roman"/>
          <w:noProof/>
          <w:sz w:val="24"/>
          <w:szCs w:val="24"/>
          <w:lang w:val="en-US"/>
        </w:rPr>
        <w:pict>
          <v:shape id="_x0000_s1057" type="#_x0000_t13" style="position:absolute;left:0;text-align:left;margin-left:88.85pt;margin-top:29.15pt;width:65.4pt;height:8.95pt;z-index:2517176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" adj="20123" fillcolor="#4472c4 [3204]" strokecolor="#1f3763 [1604]" strokeweight="1pt"/>
        </w:pict>
      </w:r>
      <w:r w:rsidRPr="005A7FE3">
        <w:rPr>
          <w:rFonts w:ascii="Times New Roman" w:hAnsi="Times New Roman" w:cs="Times New Roman"/>
          <w:noProof/>
          <w:sz w:val="24"/>
          <w:szCs w:val="24"/>
          <w:lang w:val="en-US"/>
        </w:rPr>
        <w:pict>
          <v:roundrect id="_x0000_s1055" style="position:absolute;left:0;text-align:left;margin-left:-19.6pt;margin-top:16.85pt;width:103.65pt;height:33.8pt;z-index:251715584;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" fillcolor="#4472c4 [3204]" strokecolor="#1f3763 [1604]" strokeweight="1pt">
            <v:stroke joinstyle="miter"/>
            <v:textbox>
              <w:txbxContent>
                <w:p w:rsidR="00851311" w:rsidRPr="00E57D1F" w:rsidRDefault="00851311" w:rsidP="00851311">
                  <w:pPr>
                    <w:jc w:val="center"/>
                    <w:rPr>
                      <w:sz w:val="24"/>
                      <w:szCs w:val="24"/>
                      <w:lang w:val="en-GB"/>
                    </w:rPr>
                  </w:pPr>
                  <w:r>
                    <w:rPr>
                      <w:sz w:val="24"/>
                      <w:szCs w:val="24"/>
                      <w:lang w:val="en-GB"/>
                    </w:rPr>
                    <w:t xml:space="preserve">RF </w:t>
                  </w:r>
                  <w:proofErr w:type="spellStart"/>
                  <w:proofErr w:type="gramStart"/>
                  <w:r>
                    <w:rPr>
                      <w:sz w:val="24"/>
                      <w:szCs w:val="24"/>
                      <w:lang w:val="en-GB"/>
                    </w:rPr>
                    <w:t>rx</w:t>
                  </w:r>
                  <w:proofErr w:type="spellEnd"/>
                  <w:proofErr w:type="gramEnd"/>
                </w:p>
              </w:txbxContent>
            </v:textbox>
          </v:roundrect>
        </w:pict>
      </w:r>
    </w:p>
    <w:p w:rsidR="00851311" w:rsidRPr="005A7FE3" w:rsidRDefault="00851311" w:rsidP="005A7FE3">
      <w:pPr>
        <w:spacing w:line="360" w:lineRule="auto"/>
        <w:jc w:val="both"/>
        <w:rPr>
          <w:rFonts w:ascii="Times New Roman" w:hAnsi="Times New Roman" w:cs="Times New Roman"/>
          <w:sz w:val="24"/>
          <w:szCs w:val="24"/>
        </w:rPr>
      </w:pPr>
    </w:p>
    <w:p w:rsidR="00851311" w:rsidRPr="005A7FE3" w:rsidRDefault="00851311" w:rsidP="005A7FE3">
      <w:pPr>
        <w:spacing w:line="360" w:lineRule="auto"/>
        <w:jc w:val="both"/>
        <w:rPr>
          <w:rFonts w:ascii="Times New Roman" w:hAnsi="Times New Roman" w:cs="Times New Roman"/>
          <w:sz w:val="24"/>
          <w:szCs w:val="24"/>
        </w:rPr>
      </w:pPr>
    </w:p>
    <w:p w:rsidR="00851311" w:rsidRPr="005A7FE3" w:rsidRDefault="00851311" w:rsidP="005A7FE3">
      <w:pPr>
        <w:spacing w:line="360" w:lineRule="auto"/>
        <w:jc w:val="both"/>
        <w:rPr>
          <w:rFonts w:ascii="Times New Roman" w:hAnsi="Times New Roman" w:cs="Times New Roman"/>
          <w:sz w:val="24"/>
          <w:szCs w:val="24"/>
        </w:rPr>
      </w:pPr>
    </w:p>
    <w:p w:rsidR="00851311" w:rsidRPr="005A7FE3" w:rsidRDefault="00851311" w:rsidP="005A7FE3">
      <w:pPr>
        <w:spacing w:line="360" w:lineRule="auto"/>
        <w:jc w:val="both"/>
        <w:rPr>
          <w:rFonts w:ascii="Times New Roman" w:hAnsi="Times New Roman" w:cs="Times New Roman"/>
          <w:sz w:val="24"/>
          <w:szCs w:val="24"/>
        </w:rPr>
      </w:pPr>
    </w:p>
    <w:p w:rsidR="00851311" w:rsidRPr="005A7FE3" w:rsidRDefault="00851311" w:rsidP="005A7FE3">
      <w:pPr>
        <w:spacing w:line="360" w:lineRule="auto"/>
        <w:jc w:val="both"/>
        <w:rPr>
          <w:rFonts w:ascii="Times New Roman" w:hAnsi="Times New Roman" w:cs="Times New Roman"/>
          <w:sz w:val="24"/>
          <w:szCs w:val="24"/>
        </w:rPr>
      </w:pPr>
    </w:p>
    <w:p w:rsidR="00851311" w:rsidRPr="005A7FE3" w:rsidRDefault="00851311" w:rsidP="005A7FE3">
      <w:pPr>
        <w:spacing w:line="360" w:lineRule="auto"/>
        <w:jc w:val="both"/>
        <w:rPr>
          <w:rFonts w:ascii="Times New Roman" w:hAnsi="Times New Roman" w:cs="Times New Roman"/>
          <w:sz w:val="24"/>
          <w:szCs w:val="24"/>
        </w:rPr>
      </w:pPr>
    </w:p>
    <w:p w:rsidR="00851311" w:rsidRDefault="00851311" w:rsidP="005A7FE3">
      <w:pPr>
        <w:spacing w:line="360" w:lineRule="auto"/>
        <w:jc w:val="both"/>
        <w:rPr>
          <w:rFonts w:ascii="Times New Roman" w:hAnsi="Times New Roman" w:cs="Times New Roman"/>
          <w:sz w:val="24"/>
          <w:szCs w:val="24"/>
        </w:rPr>
      </w:pPr>
    </w:p>
    <w:p w:rsidR="005A7FE3" w:rsidRPr="005A7FE3" w:rsidRDefault="005A7FE3" w:rsidP="005A7FE3">
      <w:pPr>
        <w:spacing w:line="360" w:lineRule="auto"/>
        <w:jc w:val="both"/>
        <w:rPr>
          <w:rFonts w:ascii="Times New Roman" w:hAnsi="Times New Roman" w:cs="Times New Roman"/>
          <w:sz w:val="24"/>
          <w:szCs w:val="24"/>
        </w:rPr>
      </w:pPr>
    </w:p>
    <w:p w:rsidR="005A7FE3" w:rsidRPr="005A7FE3" w:rsidRDefault="005A7FE3" w:rsidP="005A7FE3">
      <w:pPr>
        <w:spacing w:line="360" w:lineRule="auto"/>
        <w:jc w:val="both"/>
        <w:rPr>
          <w:rFonts w:ascii="Times New Roman" w:hAnsi="Times New Roman" w:cs="Times New Roman"/>
          <w:bCs/>
          <w:sz w:val="24"/>
          <w:szCs w:val="24"/>
        </w:rPr>
      </w:pPr>
      <w:r w:rsidRPr="005A7FE3">
        <w:rPr>
          <w:rFonts w:ascii="Times New Roman" w:hAnsi="Times New Roman" w:cs="Times New Roman"/>
          <w:bCs/>
          <w:sz w:val="24"/>
          <w:szCs w:val="24"/>
        </w:rPr>
        <w:lastRenderedPageBreak/>
        <w:t>HARDWARE DESCRIPTION</w:t>
      </w:r>
    </w:p>
    <w:p w:rsidR="005A7FE3" w:rsidRPr="005A7FE3" w:rsidRDefault="005A7FE3" w:rsidP="005A7FE3">
      <w:pPr>
        <w:pStyle w:val="NormalWeb"/>
        <w:spacing w:before="120" w:beforeAutospacing="0" w:after="144" w:afterAutospacing="0" w:line="360" w:lineRule="auto"/>
        <w:ind w:left="48" w:right="48"/>
        <w:jc w:val="both"/>
        <w:rPr>
          <w:bCs/>
        </w:rPr>
      </w:pPr>
      <w:proofErr w:type="spellStart"/>
      <w:r w:rsidRPr="005A7FE3">
        <w:rPr>
          <w:bCs/>
        </w:rPr>
        <w:t>Arduino</w:t>
      </w:r>
      <w:proofErr w:type="spellEnd"/>
    </w:p>
    <w:p w:rsidR="005A7FE3" w:rsidRPr="005A7FE3" w:rsidRDefault="005A7FE3" w:rsidP="005A7FE3">
      <w:pPr>
        <w:pStyle w:val="NormalWeb"/>
        <w:spacing w:before="120" w:beforeAutospacing="0" w:after="144" w:afterAutospacing="0" w:line="360" w:lineRule="auto"/>
        <w:ind w:left="48" w:right="48"/>
        <w:jc w:val="both"/>
      </w:pPr>
      <w:proofErr w:type="spellStart"/>
      <w:r w:rsidRPr="005A7FE3">
        <w:t>Arduino</w:t>
      </w:r>
      <w:proofErr w:type="spellEnd"/>
      <w:r w:rsidRPr="005A7FE3">
        <w:t xml:space="preserve"> is a prototype platform (open-source) based on an easy-to-use hardware and software. It consists of a circuit board, which can be </w:t>
      </w:r>
      <w:proofErr w:type="spellStart"/>
      <w:r w:rsidRPr="005A7FE3">
        <w:t>programed</w:t>
      </w:r>
      <w:proofErr w:type="spellEnd"/>
      <w:r w:rsidRPr="005A7FE3">
        <w:t xml:space="preserve"> (referred to as a microcontroller) and </w:t>
      </w:r>
      <w:proofErr w:type="gramStart"/>
      <w:r w:rsidRPr="005A7FE3">
        <w:t>a ready</w:t>
      </w:r>
      <w:proofErr w:type="gramEnd"/>
      <w:r w:rsidRPr="005A7FE3">
        <w:t xml:space="preserve">-made software called </w:t>
      </w:r>
      <w:proofErr w:type="spellStart"/>
      <w:r w:rsidRPr="005A7FE3">
        <w:t>Arduino</w:t>
      </w:r>
      <w:proofErr w:type="spellEnd"/>
      <w:r w:rsidRPr="005A7FE3">
        <w:t xml:space="preserve"> IDE (Integrated Development Environment), which is used to write and upload the computer code to the physical board.</w:t>
      </w:r>
    </w:p>
    <w:p w:rsidR="005A7FE3" w:rsidRPr="005A7FE3" w:rsidRDefault="005A7FE3" w:rsidP="005A7FE3">
      <w:pPr>
        <w:pStyle w:val="NormalWeb"/>
        <w:spacing w:before="120" w:beforeAutospacing="0" w:after="144" w:afterAutospacing="0" w:line="360" w:lineRule="auto"/>
        <w:ind w:left="48" w:right="48"/>
        <w:jc w:val="both"/>
      </w:pPr>
      <w:r w:rsidRPr="005A7FE3">
        <w:t>The key features are −</w:t>
      </w:r>
    </w:p>
    <w:p w:rsidR="005A7FE3" w:rsidRPr="005A7FE3" w:rsidRDefault="005A7FE3" w:rsidP="005A7FE3">
      <w:pPr>
        <w:pStyle w:val="NormalWeb"/>
        <w:numPr>
          <w:ilvl w:val="0"/>
          <w:numId w:val="18"/>
        </w:numPr>
        <w:spacing w:before="120" w:beforeAutospacing="0" w:after="144" w:afterAutospacing="0" w:line="360" w:lineRule="auto"/>
        <w:ind w:left="768" w:right="48"/>
        <w:jc w:val="both"/>
      </w:pPr>
      <w:proofErr w:type="spellStart"/>
      <w:r w:rsidRPr="005A7FE3">
        <w:t>Arduino</w:t>
      </w:r>
      <w:proofErr w:type="spellEnd"/>
      <w:r w:rsidRPr="005A7FE3">
        <w:t xml:space="preserve"> boards are able to read analog or digital input signals from different sensors and turn it into an output such as activating a motor, turning LED on/off, connect to the cloud and many other actions.</w:t>
      </w:r>
    </w:p>
    <w:p w:rsidR="005A7FE3" w:rsidRPr="005A7FE3" w:rsidRDefault="005A7FE3" w:rsidP="005A7FE3">
      <w:pPr>
        <w:pStyle w:val="NormalWeb"/>
        <w:numPr>
          <w:ilvl w:val="0"/>
          <w:numId w:val="18"/>
        </w:numPr>
        <w:spacing w:before="120" w:beforeAutospacing="0" w:after="144" w:afterAutospacing="0" w:line="360" w:lineRule="auto"/>
        <w:ind w:left="768" w:right="48"/>
        <w:jc w:val="both"/>
      </w:pPr>
      <w:r w:rsidRPr="005A7FE3">
        <w:t xml:space="preserve">You can control your board functions by sending a set of instructions to the microcontroller on the board via </w:t>
      </w:r>
      <w:proofErr w:type="spellStart"/>
      <w:r w:rsidRPr="005A7FE3">
        <w:t>Arduino</w:t>
      </w:r>
      <w:proofErr w:type="spellEnd"/>
      <w:r w:rsidRPr="005A7FE3">
        <w:t xml:space="preserve"> IDE (referred to as uploading software).</w:t>
      </w:r>
    </w:p>
    <w:p w:rsidR="005A7FE3" w:rsidRPr="005A7FE3" w:rsidRDefault="005A7FE3" w:rsidP="005A7FE3">
      <w:pPr>
        <w:pStyle w:val="NormalWeb"/>
        <w:numPr>
          <w:ilvl w:val="0"/>
          <w:numId w:val="18"/>
        </w:numPr>
        <w:spacing w:before="120" w:beforeAutospacing="0" w:after="144" w:afterAutospacing="0" w:line="360" w:lineRule="auto"/>
        <w:ind w:left="768" w:right="48"/>
        <w:jc w:val="both"/>
      </w:pPr>
      <w:r w:rsidRPr="005A7FE3">
        <w:t xml:space="preserve">Unlike most previous programmable circuit boards, </w:t>
      </w:r>
      <w:proofErr w:type="spellStart"/>
      <w:r w:rsidRPr="005A7FE3">
        <w:t>Arduino</w:t>
      </w:r>
      <w:proofErr w:type="spellEnd"/>
      <w:r w:rsidRPr="005A7FE3">
        <w:t xml:space="preserve"> does not need an extra piece of hardware (called a programmer) in order to load a new code onto the board. You can simply use a USB cable.</w:t>
      </w:r>
    </w:p>
    <w:p w:rsidR="005A7FE3" w:rsidRPr="005A7FE3" w:rsidRDefault="005A7FE3" w:rsidP="005A7FE3">
      <w:pPr>
        <w:pStyle w:val="NormalWeb"/>
        <w:numPr>
          <w:ilvl w:val="0"/>
          <w:numId w:val="18"/>
        </w:numPr>
        <w:spacing w:before="120" w:beforeAutospacing="0" w:after="144" w:afterAutospacing="0" w:line="360" w:lineRule="auto"/>
        <w:ind w:left="768" w:right="48"/>
        <w:jc w:val="both"/>
      </w:pPr>
      <w:r w:rsidRPr="005A7FE3">
        <w:t xml:space="preserve">Additionally, the </w:t>
      </w:r>
      <w:proofErr w:type="spellStart"/>
      <w:r w:rsidRPr="005A7FE3">
        <w:t>Arduino</w:t>
      </w:r>
      <w:proofErr w:type="spellEnd"/>
      <w:r w:rsidRPr="005A7FE3">
        <w:t xml:space="preserve"> IDE uses a simplified version of C++, making it easier to learn to program.</w:t>
      </w:r>
    </w:p>
    <w:p w:rsidR="005A7FE3" w:rsidRPr="005A7FE3" w:rsidRDefault="005A7FE3" w:rsidP="005A7FE3">
      <w:pPr>
        <w:pStyle w:val="NormalWeb"/>
        <w:numPr>
          <w:ilvl w:val="0"/>
          <w:numId w:val="18"/>
        </w:numPr>
        <w:spacing w:before="120" w:beforeAutospacing="0" w:after="144" w:afterAutospacing="0" w:line="360" w:lineRule="auto"/>
        <w:ind w:left="768" w:right="48"/>
        <w:jc w:val="both"/>
      </w:pPr>
      <w:r w:rsidRPr="005A7FE3">
        <w:t xml:space="preserve">Finally, </w:t>
      </w:r>
      <w:proofErr w:type="spellStart"/>
      <w:r w:rsidRPr="005A7FE3">
        <w:t>Arduino</w:t>
      </w:r>
      <w:proofErr w:type="spellEnd"/>
      <w:r w:rsidRPr="005A7FE3">
        <w:t xml:space="preserve"> provides a standard form factor that breaks the functions of the micro-controller into a more accessible package.</w:t>
      </w:r>
    </w:p>
    <w:p w:rsidR="005A7FE3" w:rsidRPr="005A7FE3" w:rsidRDefault="005A7FE3" w:rsidP="005A7FE3">
      <w:pPr>
        <w:spacing w:before="100" w:beforeAutospacing="1" w:after="100" w:afterAutospacing="1" w:line="360" w:lineRule="auto"/>
        <w:jc w:val="both"/>
        <w:outlineLvl w:val="1"/>
        <w:rPr>
          <w:rFonts w:ascii="Times New Roman" w:eastAsia="Times New Roman" w:hAnsi="Times New Roman" w:cs="Times New Roman"/>
          <w:sz w:val="24"/>
          <w:szCs w:val="24"/>
        </w:rPr>
      </w:pPr>
      <w:r w:rsidRPr="005A7FE3">
        <w:rPr>
          <w:rFonts w:ascii="Times New Roman" w:eastAsia="Times New Roman" w:hAnsi="Times New Roman" w:cs="Times New Roman"/>
          <w:sz w:val="24"/>
          <w:szCs w:val="24"/>
        </w:rPr>
        <w:t>Board Types</w:t>
      </w:r>
    </w:p>
    <w:p w:rsidR="005A7FE3" w:rsidRPr="005A7FE3" w:rsidRDefault="005A7FE3" w:rsidP="005A7FE3">
      <w:pPr>
        <w:spacing w:before="120" w:after="144" w:line="360" w:lineRule="auto"/>
        <w:ind w:right="48"/>
        <w:jc w:val="both"/>
        <w:rPr>
          <w:rFonts w:ascii="Times New Roman" w:eastAsia="Times New Roman" w:hAnsi="Times New Roman" w:cs="Times New Roman"/>
          <w:sz w:val="24"/>
          <w:szCs w:val="24"/>
        </w:rPr>
      </w:pPr>
      <w:r w:rsidRPr="005A7FE3">
        <w:rPr>
          <w:rFonts w:ascii="Times New Roman" w:eastAsia="Times New Roman" w:hAnsi="Times New Roman" w:cs="Times New Roman"/>
          <w:sz w:val="24"/>
          <w:szCs w:val="24"/>
        </w:rPr>
        <w:t xml:space="preserve">Various kinds of </w:t>
      </w:r>
      <w:proofErr w:type="spellStart"/>
      <w:r w:rsidRPr="005A7FE3">
        <w:rPr>
          <w:rFonts w:ascii="Times New Roman" w:eastAsia="Times New Roman" w:hAnsi="Times New Roman" w:cs="Times New Roman"/>
          <w:sz w:val="24"/>
          <w:szCs w:val="24"/>
        </w:rPr>
        <w:t>Arduino</w:t>
      </w:r>
      <w:proofErr w:type="spellEnd"/>
      <w:r w:rsidRPr="005A7FE3">
        <w:rPr>
          <w:rFonts w:ascii="Times New Roman" w:eastAsia="Times New Roman" w:hAnsi="Times New Roman" w:cs="Times New Roman"/>
          <w:sz w:val="24"/>
          <w:szCs w:val="24"/>
        </w:rPr>
        <w:t xml:space="preserve"> boards are available depending on different microcontrollers used. However, all </w:t>
      </w:r>
      <w:proofErr w:type="spellStart"/>
      <w:r w:rsidRPr="005A7FE3">
        <w:rPr>
          <w:rFonts w:ascii="Times New Roman" w:eastAsia="Times New Roman" w:hAnsi="Times New Roman" w:cs="Times New Roman"/>
          <w:sz w:val="24"/>
          <w:szCs w:val="24"/>
        </w:rPr>
        <w:t>Arduino</w:t>
      </w:r>
      <w:proofErr w:type="spellEnd"/>
      <w:r w:rsidRPr="005A7FE3">
        <w:rPr>
          <w:rFonts w:ascii="Times New Roman" w:eastAsia="Times New Roman" w:hAnsi="Times New Roman" w:cs="Times New Roman"/>
          <w:sz w:val="24"/>
          <w:szCs w:val="24"/>
        </w:rPr>
        <w:t xml:space="preserve"> boards have one thing in common: they are </w:t>
      </w:r>
      <w:proofErr w:type="spellStart"/>
      <w:r w:rsidRPr="005A7FE3">
        <w:rPr>
          <w:rFonts w:ascii="Times New Roman" w:eastAsia="Times New Roman" w:hAnsi="Times New Roman" w:cs="Times New Roman"/>
          <w:sz w:val="24"/>
          <w:szCs w:val="24"/>
        </w:rPr>
        <w:t>programed</w:t>
      </w:r>
      <w:proofErr w:type="spellEnd"/>
      <w:r w:rsidRPr="005A7FE3">
        <w:rPr>
          <w:rFonts w:ascii="Times New Roman" w:eastAsia="Times New Roman" w:hAnsi="Times New Roman" w:cs="Times New Roman"/>
          <w:sz w:val="24"/>
          <w:szCs w:val="24"/>
        </w:rPr>
        <w:t xml:space="preserve"> through the </w:t>
      </w:r>
      <w:proofErr w:type="spellStart"/>
      <w:r w:rsidRPr="005A7FE3">
        <w:rPr>
          <w:rFonts w:ascii="Times New Roman" w:eastAsia="Times New Roman" w:hAnsi="Times New Roman" w:cs="Times New Roman"/>
          <w:sz w:val="24"/>
          <w:szCs w:val="24"/>
        </w:rPr>
        <w:t>Arduino</w:t>
      </w:r>
      <w:proofErr w:type="spellEnd"/>
      <w:r w:rsidRPr="005A7FE3">
        <w:rPr>
          <w:rFonts w:ascii="Times New Roman" w:eastAsia="Times New Roman" w:hAnsi="Times New Roman" w:cs="Times New Roman"/>
          <w:sz w:val="24"/>
          <w:szCs w:val="24"/>
        </w:rPr>
        <w:t xml:space="preserve"> IDE.</w:t>
      </w:r>
    </w:p>
    <w:p w:rsidR="005A7FE3" w:rsidRPr="005A7FE3" w:rsidRDefault="005A7FE3" w:rsidP="005A7FE3">
      <w:pPr>
        <w:spacing w:before="120" w:after="144" w:line="360" w:lineRule="auto"/>
        <w:ind w:right="48"/>
        <w:jc w:val="both"/>
        <w:rPr>
          <w:rFonts w:ascii="Times New Roman" w:eastAsia="Times New Roman" w:hAnsi="Times New Roman" w:cs="Times New Roman"/>
          <w:sz w:val="24"/>
          <w:szCs w:val="24"/>
        </w:rPr>
      </w:pPr>
      <w:r w:rsidRPr="005A7FE3">
        <w:rPr>
          <w:rFonts w:ascii="Times New Roman" w:eastAsia="Times New Roman" w:hAnsi="Times New Roman" w:cs="Times New Roman"/>
          <w:sz w:val="24"/>
          <w:szCs w:val="24"/>
        </w:rPr>
        <w:t>The differences are based on the number of inputs and outputs (the number of sensors, LEDs, and buttons you can use on a single board), speed, operating voltage, form factor etc. Some boards are designed to be embedded and have no programming interface (hardware), which you would need to buy separately. Some can run directly from a 3.7V battery, others need at least 5V.</w:t>
      </w:r>
    </w:p>
    <w:p w:rsidR="005A7FE3" w:rsidRPr="005A7FE3" w:rsidRDefault="005A7FE3" w:rsidP="005A7FE3">
      <w:pPr>
        <w:spacing w:before="120" w:after="144" w:line="360" w:lineRule="auto"/>
        <w:ind w:right="48"/>
        <w:jc w:val="both"/>
        <w:rPr>
          <w:rFonts w:ascii="Times New Roman" w:eastAsia="Times New Roman" w:hAnsi="Times New Roman" w:cs="Times New Roman"/>
          <w:sz w:val="24"/>
          <w:szCs w:val="24"/>
        </w:rPr>
      </w:pPr>
      <w:proofErr w:type="gramStart"/>
      <w:r w:rsidRPr="005A7FE3">
        <w:rPr>
          <w:rFonts w:ascii="Times New Roman" w:eastAsia="Times New Roman" w:hAnsi="Times New Roman" w:cs="Times New Roman"/>
          <w:sz w:val="24"/>
          <w:szCs w:val="24"/>
        </w:rPr>
        <w:lastRenderedPageBreak/>
        <w:t>we</w:t>
      </w:r>
      <w:proofErr w:type="gramEnd"/>
      <w:r w:rsidRPr="005A7FE3">
        <w:rPr>
          <w:rFonts w:ascii="Times New Roman" w:eastAsia="Times New Roman" w:hAnsi="Times New Roman" w:cs="Times New Roman"/>
          <w:sz w:val="24"/>
          <w:szCs w:val="24"/>
        </w:rPr>
        <w:t xml:space="preserve"> will learn about the different components on the </w:t>
      </w:r>
      <w:proofErr w:type="spellStart"/>
      <w:r w:rsidRPr="005A7FE3">
        <w:rPr>
          <w:rFonts w:ascii="Times New Roman" w:eastAsia="Times New Roman" w:hAnsi="Times New Roman" w:cs="Times New Roman"/>
          <w:sz w:val="24"/>
          <w:szCs w:val="24"/>
        </w:rPr>
        <w:t>Arduino</w:t>
      </w:r>
      <w:proofErr w:type="spellEnd"/>
      <w:r w:rsidRPr="005A7FE3">
        <w:rPr>
          <w:rFonts w:ascii="Times New Roman" w:eastAsia="Times New Roman" w:hAnsi="Times New Roman" w:cs="Times New Roman"/>
          <w:sz w:val="24"/>
          <w:szCs w:val="24"/>
        </w:rPr>
        <w:t xml:space="preserve"> board. We will study the </w:t>
      </w:r>
      <w:proofErr w:type="spellStart"/>
      <w:r w:rsidRPr="005A7FE3">
        <w:rPr>
          <w:rFonts w:ascii="Times New Roman" w:eastAsia="Times New Roman" w:hAnsi="Times New Roman" w:cs="Times New Roman"/>
          <w:sz w:val="24"/>
          <w:szCs w:val="24"/>
        </w:rPr>
        <w:t>Arduino</w:t>
      </w:r>
      <w:proofErr w:type="spellEnd"/>
      <w:r w:rsidRPr="005A7FE3">
        <w:rPr>
          <w:rFonts w:ascii="Times New Roman" w:eastAsia="Times New Roman" w:hAnsi="Times New Roman" w:cs="Times New Roman"/>
          <w:sz w:val="24"/>
          <w:szCs w:val="24"/>
        </w:rPr>
        <w:t xml:space="preserve"> UNO board because it is the most popular board in the </w:t>
      </w:r>
      <w:proofErr w:type="spellStart"/>
      <w:r w:rsidRPr="005A7FE3">
        <w:rPr>
          <w:rFonts w:ascii="Times New Roman" w:eastAsia="Times New Roman" w:hAnsi="Times New Roman" w:cs="Times New Roman"/>
          <w:sz w:val="24"/>
          <w:szCs w:val="24"/>
        </w:rPr>
        <w:t>Arduino</w:t>
      </w:r>
      <w:proofErr w:type="spellEnd"/>
      <w:r w:rsidRPr="005A7FE3">
        <w:rPr>
          <w:rFonts w:ascii="Times New Roman" w:eastAsia="Times New Roman" w:hAnsi="Times New Roman" w:cs="Times New Roman"/>
          <w:sz w:val="24"/>
          <w:szCs w:val="24"/>
        </w:rPr>
        <w:t xml:space="preserve"> board family. In addition, it is the best board to get started with electronics and coding. Some boards look a bit different from the one given below, but most </w:t>
      </w:r>
      <w:proofErr w:type="spellStart"/>
      <w:r w:rsidRPr="005A7FE3">
        <w:rPr>
          <w:rFonts w:ascii="Times New Roman" w:eastAsia="Times New Roman" w:hAnsi="Times New Roman" w:cs="Times New Roman"/>
          <w:sz w:val="24"/>
          <w:szCs w:val="24"/>
        </w:rPr>
        <w:t>Arduinos</w:t>
      </w:r>
      <w:proofErr w:type="spellEnd"/>
      <w:r w:rsidRPr="005A7FE3">
        <w:rPr>
          <w:rFonts w:ascii="Times New Roman" w:eastAsia="Times New Roman" w:hAnsi="Times New Roman" w:cs="Times New Roman"/>
          <w:sz w:val="24"/>
          <w:szCs w:val="24"/>
        </w:rPr>
        <w:t xml:space="preserve"> have majority of these components in common.</w:t>
      </w:r>
    </w:p>
    <w:p w:rsidR="005A7FE3" w:rsidRPr="005A7FE3" w:rsidRDefault="005A7FE3" w:rsidP="005A7FE3">
      <w:pPr>
        <w:spacing w:before="120" w:after="144" w:line="360" w:lineRule="auto"/>
        <w:ind w:right="48"/>
        <w:jc w:val="both"/>
        <w:rPr>
          <w:rFonts w:ascii="Times New Roman" w:eastAsia="Times New Roman" w:hAnsi="Times New Roman" w:cs="Times New Roman"/>
          <w:sz w:val="24"/>
          <w:szCs w:val="24"/>
        </w:rPr>
      </w:pPr>
    </w:p>
    <w:p w:rsidR="005A7FE3" w:rsidRPr="005A7FE3" w:rsidRDefault="005A7FE3" w:rsidP="005A7FE3">
      <w:pPr>
        <w:spacing w:after="0" w:line="360" w:lineRule="auto"/>
        <w:jc w:val="both"/>
        <w:rPr>
          <w:rFonts w:ascii="Times New Roman" w:eastAsia="Times New Roman" w:hAnsi="Times New Roman" w:cs="Times New Roman"/>
          <w:sz w:val="24"/>
          <w:szCs w:val="24"/>
        </w:rPr>
      </w:pPr>
      <w:r w:rsidRPr="005A7FE3">
        <w:rPr>
          <w:rFonts w:ascii="Times New Roman" w:eastAsia="Times New Roman" w:hAnsi="Times New Roman" w:cs="Times New Roman"/>
          <w:noProof/>
          <w:sz w:val="24"/>
          <w:szCs w:val="24"/>
        </w:rPr>
        <w:drawing>
          <wp:inline distT="0" distB="0" distL="0" distR="0">
            <wp:extent cx="5715000" cy="5429250"/>
            <wp:effectExtent l="0" t="0" r="0" b="0"/>
            <wp:docPr id="50" name="Picture 50" descr="Boar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ard Description"/>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5000" cy="5429250"/>
                    </a:xfrm>
                    <a:prstGeom prst="rect">
                      <a:avLst/>
                    </a:prstGeom>
                    <a:noFill/>
                    <a:ln>
                      <a:noFill/>
                    </a:ln>
                  </pic:spPr>
                </pic:pic>
              </a:graphicData>
            </a:graphic>
          </wp:inline>
        </w:drawing>
      </w:r>
    </w:p>
    <w:tbl>
      <w:tblPr>
        <w:tblW w:w="9937"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1050"/>
        <w:gridCol w:w="8887"/>
      </w:tblGrid>
      <w:tr w:rsidR="005A7FE3" w:rsidRPr="005A7FE3" w:rsidTr="000E439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5A7FE3" w:rsidRPr="005A7FE3" w:rsidRDefault="005A7FE3" w:rsidP="005A7FE3">
            <w:pPr>
              <w:spacing w:after="300" w:line="360" w:lineRule="auto"/>
              <w:jc w:val="both"/>
              <w:rPr>
                <w:rFonts w:ascii="Times New Roman" w:eastAsia="Times New Roman" w:hAnsi="Times New Roman" w:cs="Times New Roman"/>
                <w:sz w:val="24"/>
                <w:szCs w:val="24"/>
              </w:rPr>
            </w:pPr>
            <w:r w:rsidRPr="005A7FE3">
              <w:rPr>
                <w:rFonts w:ascii="Times New Roman" w:eastAsia="Times New Roman" w:hAnsi="Times New Roman" w:cs="Times New Roman"/>
                <w:noProof/>
                <w:sz w:val="24"/>
                <w:szCs w:val="24"/>
              </w:rPr>
              <w:drawing>
                <wp:inline distT="0" distB="0" distL="0" distR="0">
                  <wp:extent cx="476250" cy="476250"/>
                  <wp:effectExtent l="0" t="0" r="0" b="0"/>
                  <wp:docPr id="3" name="Picture 36" descr="Power U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wer USB"/>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6250" cy="47625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A7FE3" w:rsidRPr="005A7FE3" w:rsidRDefault="005A7FE3" w:rsidP="005A7FE3">
            <w:pPr>
              <w:spacing w:before="120" w:after="144" w:line="360" w:lineRule="auto"/>
              <w:ind w:left="48" w:right="48"/>
              <w:jc w:val="both"/>
              <w:rPr>
                <w:rFonts w:ascii="Times New Roman" w:eastAsia="Times New Roman" w:hAnsi="Times New Roman" w:cs="Times New Roman"/>
                <w:sz w:val="24"/>
                <w:szCs w:val="24"/>
              </w:rPr>
            </w:pPr>
            <w:r w:rsidRPr="005A7FE3">
              <w:rPr>
                <w:rFonts w:ascii="Times New Roman" w:eastAsia="Times New Roman" w:hAnsi="Times New Roman" w:cs="Times New Roman"/>
                <w:bCs/>
                <w:sz w:val="24"/>
                <w:szCs w:val="24"/>
              </w:rPr>
              <w:t>Power USB</w:t>
            </w:r>
          </w:p>
          <w:p w:rsidR="005A7FE3" w:rsidRPr="005A7FE3" w:rsidRDefault="005A7FE3" w:rsidP="005A7FE3">
            <w:pPr>
              <w:spacing w:before="120" w:after="144" w:line="360" w:lineRule="auto"/>
              <w:ind w:left="48" w:right="48"/>
              <w:jc w:val="both"/>
              <w:rPr>
                <w:rFonts w:ascii="Times New Roman" w:eastAsia="Times New Roman" w:hAnsi="Times New Roman" w:cs="Times New Roman"/>
                <w:sz w:val="24"/>
                <w:szCs w:val="24"/>
              </w:rPr>
            </w:pPr>
            <w:proofErr w:type="spellStart"/>
            <w:r w:rsidRPr="005A7FE3">
              <w:rPr>
                <w:rFonts w:ascii="Times New Roman" w:eastAsia="Times New Roman" w:hAnsi="Times New Roman" w:cs="Times New Roman"/>
                <w:sz w:val="24"/>
                <w:szCs w:val="24"/>
              </w:rPr>
              <w:t>Arduino</w:t>
            </w:r>
            <w:proofErr w:type="spellEnd"/>
            <w:r w:rsidRPr="005A7FE3">
              <w:rPr>
                <w:rFonts w:ascii="Times New Roman" w:eastAsia="Times New Roman" w:hAnsi="Times New Roman" w:cs="Times New Roman"/>
                <w:sz w:val="24"/>
                <w:szCs w:val="24"/>
              </w:rPr>
              <w:t xml:space="preserve"> board can be powered by using the USB cable from your computer. All you need to do is connect the USB cable to the USB connection (1).</w:t>
            </w:r>
          </w:p>
        </w:tc>
      </w:tr>
      <w:tr w:rsidR="005A7FE3" w:rsidRPr="005A7FE3" w:rsidTr="000E439B">
        <w:tc>
          <w:tcPr>
            <w:tcW w:w="45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5A7FE3" w:rsidRPr="005A7FE3" w:rsidRDefault="005A7FE3" w:rsidP="005A7FE3">
            <w:pPr>
              <w:spacing w:after="0" w:line="360" w:lineRule="auto"/>
              <w:jc w:val="both"/>
              <w:rPr>
                <w:rFonts w:ascii="Times New Roman" w:eastAsia="Times New Roman" w:hAnsi="Times New Roman" w:cs="Times New Roman"/>
                <w:sz w:val="24"/>
                <w:szCs w:val="24"/>
              </w:rPr>
            </w:pPr>
            <w:r w:rsidRPr="005A7FE3">
              <w:rPr>
                <w:rFonts w:ascii="Times New Roman" w:eastAsia="Times New Roman" w:hAnsi="Times New Roman" w:cs="Times New Roman"/>
                <w:noProof/>
                <w:sz w:val="24"/>
                <w:szCs w:val="24"/>
              </w:rPr>
              <w:lastRenderedPageBreak/>
              <w:drawing>
                <wp:inline distT="0" distB="0" distL="0" distR="0">
                  <wp:extent cx="457200" cy="457200"/>
                  <wp:effectExtent l="0" t="0" r="0" b="0"/>
                  <wp:docPr id="4" name="Picture 35" descr="Barrel J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rrel Jack"/>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7200" cy="4572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A7FE3" w:rsidRPr="005A7FE3" w:rsidRDefault="005A7FE3" w:rsidP="005A7FE3">
            <w:pPr>
              <w:spacing w:before="120" w:after="144" w:line="360" w:lineRule="auto"/>
              <w:ind w:left="48" w:right="48"/>
              <w:jc w:val="both"/>
              <w:rPr>
                <w:rFonts w:ascii="Times New Roman" w:eastAsia="Times New Roman" w:hAnsi="Times New Roman" w:cs="Times New Roman"/>
                <w:sz w:val="24"/>
                <w:szCs w:val="24"/>
              </w:rPr>
            </w:pPr>
            <w:r w:rsidRPr="005A7FE3">
              <w:rPr>
                <w:rFonts w:ascii="Times New Roman" w:eastAsia="Times New Roman" w:hAnsi="Times New Roman" w:cs="Times New Roman"/>
                <w:bCs/>
                <w:sz w:val="24"/>
                <w:szCs w:val="24"/>
              </w:rPr>
              <w:t>Power (Barrel Jack)</w:t>
            </w:r>
          </w:p>
          <w:p w:rsidR="005A7FE3" w:rsidRPr="005A7FE3" w:rsidRDefault="005A7FE3" w:rsidP="005A7FE3">
            <w:pPr>
              <w:spacing w:before="120" w:after="144" w:line="360" w:lineRule="auto"/>
              <w:ind w:left="48" w:right="48"/>
              <w:jc w:val="both"/>
              <w:rPr>
                <w:rFonts w:ascii="Times New Roman" w:eastAsia="Times New Roman" w:hAnsi="Times New Roman" w:cs="Times New Roman"/>
                <w:sz w:val="24"/>
                <w:szCs w:val="24"/>
              </w:rPr>
            </w:pPr>
            <w:proofErr w:type="spellStart"/>
            <w:r w:rsidRPr="005A7FE3">
              <w:rPr>
                <w:rFonts w:ascii="Times New Roman" w:eastAsia="Times New Roman" w:hAnsi="Times New Roman" w:cs="Times New Roman"/>
                <w:sz w:val="24"/>
                <w:szCs w:val="24"/>
              </w:rPr>
              <w:t>Arduino</w:t>
            </w:r>
            <w:proofErr w:type="spellEnd"/>
            <w:r w:rsidRPr="005A7FE3">
              <w:rPr>
                <w:rFonts w:ascii="Times New Roman" w:eastAsia="Times New Roman" w:hAnsi="Times New Roman" w:cs="Times New Roman"/>
                <w:sz w:val="24"/>
                <w:szCs w:val="24"/>
              </w:rPr>
              <w:t xml:space="preserve"> boards can be powered directly from the AC mains power supply by connecting it to the Barrel Jack (2).</w:t>
            </w:r>
          </w:p>
        </w:tc>
      </w:tr>
      <w:tr w:rsidR="005A7FE3" w:rsidRPr="005A7FE3" w:rsidTr="000E439B">
        <w:tc>
          <w:tcPr>
            <w:tcW w:w="45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5A7FE3" w:rsidRPr="005A7FE3" w:rsidRDefault="005A7FE3" w:rsidP="005A7FE3">
            <w:pPr>
              <w:spacing w:after="0" w:line="360" w:lineRule="auto"/>
              <w:jc w:val="both"/>
              <w:rPr>
                <w:rFonts w:ascii="Times New Roman" w:eastAsia="Times New Roman" w:hAnsi="Times New Roman" w:cs="Times New Roman"/>
                <w:sz w:val="24"/>
                <w:szCs w:val="24"/>
              </w:rPr>
            </w:pPr>
            <w:r w:rsidRPr="005A7FE3">
              <w:rPr>
                <w:rFonts w:ascii="Times New Roman" w:eastAsia="Times New Roman" w:hAnsi="Times New Roman" w:cs="Times New Roman"/>
                <w:noProof/>
                <w:sz w:val="24"/>
                <w:szCs w:val="24"/>
              </w:rPr>
              <w:drawing>
                <wp:inline distT="0" distB="0" distL="0" distR="0">
                  <wp:extent cx="476250" cy="447675"/>
                  <wp:effectExtent l="0" t="0" r="0" b="9525"/>
                  <wp:docPr id="34" name="Picture 34" descr="Voltage Reg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oltage Regulator"/>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6250" cy="447675"/>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A7FE3" w:rsidRPr="005A7FE3" w:rsidRDefault="005A7FE3" w:rsidP="005A7FE3">
            <w:pPr>
              <w:spacing w:before="120" w:after="144" w:line="360" w:lineRule="auto"/>
              <w:ind w:left="48" w:right="48"/>
              <w:jc w:val="both"/>
              <w:rPr>
                <w:rFonts w:ascii="Times New Roman" w:eastAsia="Times New Roman" w:hAnsi="Times New Roman" w:cs="Times New Roman"/>
                <w:sz w:val="24"/>
                <w:szCs w:val="24"/>
              </w:rPr>
            </w:pPr>
            <w:r w:rsidRPr="005A7FE3">
              <w:rPr>
                <w:rFonts w:ascii="Times New Roman" w:eastAsia="Times New Roman" w:hAnsi="Times New Roman" w:cs="Times New Roman"/>
                <w:bCs/>
                <w:sz w:val="24"/>
                <w:szCs w:val="24"/>
              </w:rPr>
              <w:t>Voltage Regulator</w:t>
            </w:r>
          </w:p>
          <w:p w:rsidR="005A7FE3" w:rsidRPr="005A7FE3" w:rsidRDefault="005A7FE3" w:rsidP="005A7FE3">
            <w:pPr>
              <w:spacing w:before="120" w:after="144" w:line="360" w:lineRule="auto"/>
              <w:ind w:left="48" w:right="48"/>
              <w:jc w:val="both"/>
              <w:rPr>
                <w:rFonts w:ascii="Times New Roman" w:eastAsia="Times New Roman" w:hAnsi="Times New Roman" w:cs="Times New Roman"/>
                <w:sz w:val="24"/>
                <w:szCs w:val="24"/>
              </w:rPr>
            </w:pPr>
            <w:r w:rsidRPr="005A7FE3">
              <w:rPr>
                <w:rFonts w:ascii="Times New Roman" w:eastAsia="Times New Roman" w:hAnsi="Times New Roman" w:cs="Times New Roman"/>
                <w:sz w:val="24"/>
                <w:szCs w:val="24"/>
              </w:rPr>
              <w:t xml:space="preserve">The function of the voltage regulator is to control the voltage given to the </w:t>
            </w:r>
            <w:proofErr w:type="spellStart"/>
            <w:r w:rsidRPr="005A7FE3">
              <w:rPr>
                <w:rFonts w:ascii="Times New Roman" w:eastAsia="Times New Roman" w:hAnsi="Times New Roman" w:cs="Times New Roman"/>
                <w:sz w:val="24"/>
                <w:szCs w:val="24"/>
              </w:rPr>
              <w:t>Arduino</w:t>
            </w:r>
            <w:proofErr w:type="spellEnd"/>
            <w:r w:rsidRPr="005A7FE3">
              <w:rPr>
                <w:rFonts w:ascii="Times New Roman" w:eastAsia="Times New Roman" w:hAnsi="Times New Roman" w:cs="Times New Roman"/>
                <w:sz w:val="24"/>
                <w:szCs w:val="24"/>
              </w:rPr>
              <w:t xml:space="preserve"> board and stabilize the DC voltages used by the processor and other elements.</w:t>
            </w:r>
          </w:p>
        </w:tc>
      </w:tr>
      <w:tr w:rsidR="005A7FE3" w:rsidRPr="005A7FE3" w:rsidTr="000E439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5A7FE3" w:rsidRPr="005A7FE3" w:rsidRDefault="005A7FE3" w:rsidP="005A7FE3">
            <w:pPr>
              <w:spacing w:after="0" w:line="360" w:lineRule="auto"/>
              <w:jc w:val="both"/>
              <w:rPr>
                <w:rFonts w:ascii="Times New Roman" w:eastAsia="Times New Roman" w:hAnsi="Times New Roman" w:cs="Times New Roman"/>
                <w:sz w:val="24"/>
                <w:szCs w:val="24"/>
              </w:rPr>
            </w:pPr>
            <w:r w:rsidRPr="005A7FE3">
              <w:rPr>
                <w:rFonts w:ascii="Times New Roman" w:eastAsia="Times New Roman" w:hAnsi="Times New Roman" w:cs="Times New Roman"/>
                <w:noProof/>
                <w:sz w:val="24"/>
                <w:szCs w:val="24"/>
              </w:rPr>
              <w:drawing>
                <wp:inline distT="0" distB="0" distL="0" distR="0">
                  <wp:extent cx="457200" cy="457200"/>
                  <wp:effectExtent l="0" t="0" r="0" b="0"/>
                  <wp:docPr id="33" name="Picture 33" descr="Crystal Oscil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ystal Oscillator"/>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7200" cy="4572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A7FE3" w:rsidRPr="005A7FE3" w:rsidRDefault="005A7FE3" w:rsidP="005A7FE3">
            <w:pPr>
              <w:spacing w:before="120" w:after="144" w:line="360" w:lineRule="auto"/>
              <w:ind w:left="48" w:right="48"/>
              <w:jc w:val="both"/>
              <w:rPr>
                <w:rFonts w:ascii="Times New Roman" w:eastAsia="Times New Roman" w:hAnsi="Times New Roman" w:cs="Times New Roman"/>
                <w:sz w:val="24"/>
                <w:szCs w:val="24"/>
              </w:rPr>
            </w:pPr>
            <w:r w:rsidRPr="005A7FE3">
              <w:rPr>
                <w:rFonts w:ascii="Times New Roman" w:eastAsia="Times New Roman" w:hAnsi="Times New Roman" w:cs="Times New Roman"/>
                <w:bCs/>
                <w:sz w:val="24"/>
                <w:szCs w:val="24"/>
              </w:rPr>
              <w:t>Crystal Oscillator</w:t>
            </w:r>
          </w:p>
          <w:p w:rsidR="005A7FE3" w:rsidRPr="005A7FE3" w:rsidRDefault="005A7FE3" w:rsidP="005A7FE3">
            <w:pPr>
              <w:spacing w:before="120" w:after="144" w:line="360" w:lineRule="auto"/>
              <w:ind w:left="48" w:right="48"/>
              <w:jc w:val="both"/>
              <w:rPr>
                <w:rFonts w:ascii="Times New Roman" w:eastAsia="Times New Roman" w:hAnsi="Times New Roman" w:cs="Times New Roman"/>
                <w:sz w:val="24"/>
                <w:szCs w:val="24"/>
              </w:rPr>
            </w:pPr>
            <w:r w:rsidRPr="005A7FE3">
              <w:rPr>
                <w:rFonts w:ascii="Times New Roman" w:eastAsia="Times New Roman" w:hAnsi="Times New Roman" w:cs="Times New Roman"/>
                <w:sz w:val="24"/>
                <w:szCs w:val="24"/>
              </w:rPr>
              <w:t xml:space="preserve">The crystal oscillator helps </w:t>
            </w:r>
            <w:proofErr w:type="spellStart"/>
            <w:r w:rsidRPr="005A7FE3">
              <w:rPr>
                <w:rFonts w:ascii="Times New Roman" w:eastAsia="Times New Roman" w:hAnsi="Times New Roman" w:cs="Times New Roman"/>
                <w:sz w:val="24"/>
                <w:szCs w:val="24"/>
              </w:rPr>
              <w:t>Arduino</w:t>
            </w:r>
            <w:proofErr w:type="spellEnd"/>
            <w:r w:rsidRPr="005A7FE3">
              <w:rPr>
                <w:rFonts w:ascii="Times New Roman" w:eastAsia="Times New Roman" w:hAnsi="Times New Roman" w:cs="Times New Roman"/>
                <w:sz w:val="24"/>
                <w:szCs w:val="24"/>
              </w:rPr>
              <w:t xml:space="preserve"> in dealing with time issues. How does </w:t>
            </w:r>
            <w:proofErr w:type="spellStart"/>
            <w:r w:rsidRPr="005A7FE3">
              <w:rPr>
                <w:rFonts w:ascii="Times New Roman" w:eastAsia="Times New Roman" w:hAnsi="Times New Roman" w:cs="Times New Roman"/>
                <w:sz w:val="24"/>
                <w:szCs w:val="24"/>
              </w:rPr>
              <w:t>Arduino</w:t>
            </w:r>
            <w:proofErr w:type="spellEnd"/>
            <w:r w:rsidRPr="005A7FE3">
              <w:rPr>
                <w:rFonts w:ascii="Times New Roman" w:eastAsia="Times New Roman" w:hAnsi="Times New Roman" w:cs="Times New Roman"/>
                <w:sz w:val="24"/>
                <w:szCs w:val="24"/>
              </w:rPr>
              <w:t xml:space="preserve"> calculate time? The answer is, by using the crystal oscillator. The number printed on top of the </w:t>
            </w:r>
            <w:proofErr w:type="spellStart"/>
            <w:r w:rsidRPr="005A7FE3">
              <w:rPr>
                <w:rFonts w:ascii="Times New Roman" w:eastAsia="Times New Roman" w:hAnsi="Times New Roman" w:cs="Times New Roman"/>
                <w:sz w:val="24"/>
                <w:szCs w:val="24"/>
              </w:rPr>
              <w:t>Arduino</w:t>
            </w:r>
            <w:proofErr w:type="spellEnd"/>
            <w:r w:rsidRPr="005A7FE3">
              <w:rPr>
                <w:rFonts w:ascii="Times New Roman" w:eastAsia="Times New Roman" w:hAnsi="Times New Roman" w:cs="Times New Roman"/>
                <w:sz w:val="24"/>
                <w:szCs w:val="24"/>
              </w:rPr>
              <w:t xml:space="preserve"> crystal is 16.000H9H. It tells us that the frequency is 16,000,000 Hertz or 16 </w:t>
            </w:r>
            <w:proofErr w:type="spellStart"/>
            <w:r w:rsidRPr="005A7FE3">
              <w:rPr>
                <w:rFonts w:ascii="Times New Roman" w:eastAsia="Times New Roman" w:hAnsi="Times New Roman" w:cs="Times New Roman"/>
                <w:sz w:val="24"/>
                <w:szCs w:val="24"/>
              </w:rPr>
              <w:t>MHz.</w:t>
            </w:r>
            <w:proofErr w:type="spellEnd"/>
          </w:p>
        </w:tc>
      </w:tr>
      <w:tr w:rsidR="005A7FE3" w:rsidRPr="005A7FE3" w:rsidTr="000E439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5A7FE3" w:rsidRPr="005A7FE3" w:rsidRDefault="005A7FE3" w:rsidP="005A7FE3">
            <w:pPr>
              <w:spacing w:after="0" w:line="360" w:lineRule="auto"/>
              <w:jc w:val="both"/>
              <w:rPr>
                <w:rFonts w:ascii="Times New Roman" w:eastAsia="Times New Roman" w:hAnsi="Times New Roman" w:cs="Times New Roman"/>
                <w:sz w:val="24"/>
                <w:szCs w:val="24"/>
              </w:rPr>
            </w:pPr>
            <w:r w:rsidRPr="005A7FE3">
              <w:rPr>
                <w:rFonts w:ascii="Times New Roman" w:eastAsia="Times New Roman" w:hAnsi="Times New Roman" w:cs="Times New Roman"/>
                <w:noProof/>
                <w:sz w:val="24"/>
                <w:szCs w:val="24"/>
              </w:rPr>
              <w:drawing>
                <wp:inline distT="0" distB="0" distL="0" distR="0">
                  <wp:extent cx="466725" cy="447675"/>
                  <wp:effectExtent l="0" t="0" r="9525" b="9525"/>
                  <wp:docPr id="32" name="Picture 32" descr="Arduino Re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rduino Reset"/>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6725" cy="447675"/>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A7FE3" w:rsidRPr="005A7FE3" w:rsidRDefault="005A7FE3" w:rsidP="005A7FE3">
            <w:pPr>
              <w:spacing w:before="120" w:after="144" w:line="360" w:lineRule="auto"/>
              <w:ind w:left="48" w:right="48"/>
              <w:jc w:val="both"/>
              <w:rPr>
                <w:rFonts w:ascii="Times New Roman" w:eastAsia="Times New Roman" w:hAnsi="Times New Roman" w:cs="Times New Roman"/>
                <w:sz w:val="24"/>
                <w:szCs w:val="24"/>
              </w:rPr>
            </w:pPr>
            <w:proofErr w:type="spellStart"/>
            <w:r w:rsidRPr="005A7FE3">
              <w:rPr>
                <w:rFonts w:ascii="Times New Roman" w:eastAsia="Times New Roman" w:hAnsi="Times New Roman" w:cs="Times New Roman"/>
                <w:bCs/>
                <w:sz w:val="24"/>
                <w:szCs w:val="24"/>
              </w:rPr>
              <w:t>Arduino</w:t>
            </w:r>
            <w:proofErr w:type="spellEnd"/>
            <w:r w:rsidRPr="005A7FE3">
              <w:rPr>
                <w:rFonts w:ascii="Times New Roman" w:eastAsia="Times New Roman" w:hAnsi="Times New Roman" w:cs="Times New Roman"/>
                <w:bCs/>
                <w:sz w:val="24"/>
                <w:szCs w:val="24"/>
              </w:rPr>
              <w:t xml:space="preserve"> Reset</w:t>
            </w:r>
          </w:p>
          <w:p w:rsidR="005A7FE3" w:rsidRPr="005A7FE3" w:rsidRDefault="005A7FE3" w:rsidP="005A7FE3">
            <w:pPr>
              <w:spacing w:before="120" w:after="144" w:line="360" w:lineRule="auto"/>
              <w:ind w:left="48" w:right="48"/>
              <w:jc w:val="both"/>
              <w:rPr>
                <w:rFonts w:ascii="Times New Roman" w:eastAsia="Times New Roman" w:hAnsi="Times New Roman" w:cs="Times New Roman"/>
                <w:sz w:val="24"/>
                <w:szCs w:val="24"/>
              </w:rPr>
            </w:pPr>
            <w:r w:rsidRPr="005A7FE3">
              <w:rPr>
                <w:rFonts w:ascii="Times New Roman" w:eastAsia="Times New Roman" w:hAnsi="Times New Roman" w:cs="Times New Roman"/>
                <w:sz w:val="24"/>
                <w:szCs w:val="24"/>
              </w:rPr>
              <w:t xml:space="preserve">You can reset your </w:t>
            </w:r>
            <w:proofErr w:type="spellStart"/>
            <w:r w:rsidRPr="005A7FE3">
              <w:rPr>
                <w:rFonts w:ascii="Times New Roman" w:eastAsia="Times New Roman" w:hAnsi="Times New Roman" w:cs="Times New Roman"/>
                <w:sz w:val="24"/>
                <w:szCs w:val="24"/>
              </w:rPr>
              <w:t>Arduino</w:t>
            </w:r>
            <w:proofErr w:type="spellEnd"/>
            <w:r w:rsidRPr="005A7FE3">
              <w:rPr>
                <w:rFonts w:ascii="Times New Roman" w:eastAsia="Times New Roman" w:hAnsi="Times New Roman" w:cs="Times New Roman"/>
                <w:sz w:val="24"/>
                <w:szCs w:val="24"/>
              </w:rPr>
              <w:t xml:space="preserve"> board, i.e., </w:t>
            </w:r>
            <w:proofErr w:type="gramStart"/>
            <w:r w:rsidRPr="005A7FE3">
              <w:rPr>
                <w:rFonts w:ascii="Times New Roman" w:eastAsia="Times New Roman" w:hAnsi="Times New Roman" w:cs="Times New Roman"/>
                <w:sz w:val="24"/>
                <w:szCs w:val="24"/>
              </w:rPr>
              <w:t>start your program</w:t>
            </w:r>
            <w:proofErr w:type="gramEnd"/>
            <w:r w:rsidRPr="005A7FE3">
              <w:rPr>
                <w:rFonts w:ascii="Times New Roman" w:eastAsia="Times New Roman" w:hAnsi="Times New Roman" w:cs="Times New Roman"/>
                <w:sz w:val="24"/>
                <w:szCs w:val="24"/>
              </w:rPr>
              <w:t xml:space="preserve"> from the beginning. You can reset the UNO board in two ways. First, by using the reset button (17) on the board. Second, you can connect an external reset button to the </w:t>
            </w:r>
            <w:proofErr w:type="spellStart"/>
            <w:r w:rsidRPr="005A7FE3">
              <w:rPr>
                <w:rFonts w:ascii="Times New Roman" w:eastAsia="Times New Roman" w:hAnsi="Times New Roman" w:cs="Times New Roman"/>
                <w:sz w:val="24"/>
                <w:szCs w:val="24"/>
              </w:rPr>
              <w:t>Arduino</w:t>
            </w:r>
            <w:proofErr w:type="spellEnd"/>
            <w:r w:rsidRPr="005A7FE3">
              <w:rPr>
                <w:rFonts w:ascii="Times New Roman" w:eastAsia="Times New Roman" w:hAnsi="Times New Roman" w:cs="Times New Roman"/>
                <w:sz w:val="24"/>
                <w:szCs w:val="24"/>
              </w:rPr>
              <w:t xml:space="preserve"> pin labelled RESET (5).</w:t>
            </w:r>
          </w:p>
        </w:tc>
      </w:tr>
      <w:tr w:rsidR="005A7FE3" w:rsidRPr="005A7FE3" w:rsidTr="000E439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5A7FE3" w:rsidRPr="005A7FE3" w:rsidRDefault="005A7FE3" w:rsidP="005A7FE3">
            <w:pPr>
              <w:spacing w:after="0" w:line="360" w:lineRule="auto"/>
              <w:jc w:val="both"/>
              <w:rPr>
                <w:rFonts w:ascii="Times New Roman" w:eastAsia="Times New Roman" w:hAnsi="Times New Roman" w:cs="Times New Roman"/>
                <w:sz w:val="24"/>
                <w:szCs w:val="24"/>
              </w:rPr>
            </w:pPr>
            <w:r w:rsidRPr="005A7FE3">
              <w:rPr>
                <w:rFonts w:ascii="Times New Roman" w:eastAsia="Times New Roman" w:hAnsi="Times New Roman" w:cs="Times New Roman"/>
                <w:noProof/>
                <w:sz w:val="24"/>
                <w:szCs w:val="24"/>
              </w:rPr>
              <w:drawing>
                <wp:inline distT="0" distB="0" distL="0" distR="0">
                  <wp:extent cx="476250" cy="447675"/>
                  <wp:effectExtent l="0" t="0" r="0" b="9525"/>
                  <wp:docPr id="31" name="Picture 31" descr="P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ns"/>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6250" cy="447675"/>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A7FE3" w:rsidRPr="005A7FE3" w:rsidRDefault="005A7FE3" w:rsidP="005A7FE3">
            <w:pPr>
              <w:spacing w:before="120" w:after="144" w:line="360" w:lineRule="auto"/>
              <w:ind w:left="48" w:right="48"/>
              <w:jc w:val="both"/>
              <w:rPr>
                <w:rFonts w:ascii="Times New Roman" w:eastAsia="Times New Roman" w:hAnsi="Times New Roman" w:cs="Times New Roman"/>
                <w:sz w:val="24"/>
                <w:szCs w:val="24"/>
              </w:rPr>
            </w:pPr>
            <w:r w:rsidRPr="005A7FE3">
              <w:rPr>
                <w:rFonts w:ascii="Times New Roman" w:eastAsia="Times New Roman" w:hAnsi="Times New Roman" w:cs="Times New Roman"/>
                <w:bCs/>
                <w:sz w:val="24"/>
                <w:szCs w:val="24"/>
              </w:rPr>
              <w:t>Pins (3.3, 5, GND, Vin)</w:t>
            </w:r>
          </w:p>
          <w:p w:rsidR="005A7FE3" w:rsidRPr="005A7FE3" w:rsidRDefault="005A7FE3" w:rsidP="005A7FE3">
            <w:pPr>
              <w:numPr>
                <w:ilvl w:val="0"/>
                <w:numId w:val="19"/>
              </w:numPr>
              <w:spacing w:before="120" w:after="144" w:line="360" w:lineRule="auto"/>
              <w:ind w:left="768" w:right="48"/>
              <w:jc w:val="both"/>
              <w:rPr>
                <w:rFonts w:ascii="Times New Roman" w:eastAsia="Times New Roman" w:hAnsi="Times New Roman" w:cs="Times New Roman"/>
                <w:sz w:val="24"/>
                <w:szCs w:val="24"/>
              </w:rPr>
            </w:pPr>
            <w:r w:rsidRPr="005A7FE3">
              <w:rPr>
                <w:rFonts w:ascii="Times New Roman" w:eastAsia="Times New Roman" w:hAnsi="Times New Roman" w:cs="Times New Roman"/>
                <w:sz w:val="24"/>
                <w:szCs w:val="24"/>
              </w:rPr>
              <w:t>3.3V (6) − Supply 3.3 output volt</w:t>
            </w:r>
          </w:p>
          <w:p w:rsidR="005A7FE3" w:rsidRPr="005A7FE3" w:rsidRDefault="005A7FE3" w:rsidP="005A7FE3">
            <w:pPr>
              <w:numPr>
                <w:ilvl w:val="0"/>
                <w:numId w:val="19"/>
              </w:numPr>
              <w:spacing w:before="120" w:after="144" w:line="360" w:lineRule="auto"/>
              <w:ind w:left="768" w:right="48"/>
              <w:jc w:val="both"/>
              <w:rPr>
                <w:rFonts w:ascii="Times New Roman" w:eastAsia="Times New Roman" w:hAnsi="Times New Roman" w:cs="Times New Roman"/>
                <w:sz w:val="24"/>
                <w:szCs w:val="24"/>
              </w:rPr>
            </w:pPr>
            <w:r w:rsidRPr="005A7FE3">
              <w:rPr>
                <w:rFonts w:ascii="Times New Roman" w:eastAsia="Times New Roman" w:hAnsi="Times New Roman" w:cs="Times New Roman"/>
                <w:sz w:val="24"/>
                <w:szCs w:val="24"/>
              </w:rPr>
              <w:t>5V (7) − Supply 5 output volt</w:t>
            </w:r>
          </w:p>
          <w:p w:rsidR="005A7FE3" w:rsidRPr="005A7FE3" w:rsidRDefault="005A7FE3" w:rsidP="005A7FE3">
            <w:pPr>
              <w:numPr>
                <w:ilvl w:val="0"/>
                <w:numId w:val="19"/>
              </w:numPr>
              <w:spacing w:before="120" w:after="144" w:line="360" w:lineRule="auto"/>
              <w:ind w:left="768" w:right="48"/>
              <w:jc w:val="both"/>
              <w:rPr>
                <w:rFonts w:ascii="Times New Roman" w:eastAsia="Times New Roman" w:hAnsi="Times New Roman" w:cs="Times New Roman"/>
                <w:sz w:val="24"/>
                <w:szCs w:val="24"/>
              </w:rPr>
            </w:pPr>
            <w:r w:rsidRPr="005A7FE3">
              <w:rPr>
                <w:rFonts w:ascii="Times New Roman" w:eastAsia="Times New Roman" w:hAnsi="Times New Roman" w:cs="Times New Roman"/>
                <w:sz w:val="24"/>
                <w:szCs w:val="24"/>
              </w:rPr>
              <w:t xml:space="preserve">Most of the components used with </w:t>
            </w:r>
            <w:proofErr w:type="spellStart"/>
            <w:r w:rsidRPr="005A7FE3">
              <w:rPr>
                <w:rFonts w:ascii="Times New Roman" w:eastAsia="Times New Roman" w:hAnsi="Times New Roman" w:cs="Times New Roman"/>
                <w:sz w:val="24"/>
                <w:szCs w:val="24"/>
              </w:rPr>
              <w:t>Arduino</w:t>
            </w:r>
            <w:proofErr w:type="spellEnd"/>
            <w:r w:rsidRPr="005A7FE3">
              <w:rPr>
                <w:rFonts w:ascii="Times New Roman" w:eastAsia="Times New Roman" w:hAnsi="Times New Roman" w:cs="Times New Roman"/>
                <w:sz w:val="24"/>
                <w:szCs w:val="24"/>
              </w:rPr>
              <w:t xml:space="preserve"> board works fine with 3.3 volt and 5 volt.</w:t>
            </w:r>
          </w:p>
          <w:p w:rsidR="005A7FE3" w:rsidRPr="005A7FE3" w:rsidRDefault="005A7FE3" w:rsidP="005A7FE3">
            <w:pPr>
              <w:numPr>
                <w:ilvl w:val="0"/>
                <w:numId w:val="19"/>
              </w:numPr>
              <w:spacing w:before="120" w:after="144" w:line="360" w:lineRule="auto"/>
              <w:ind w:left="768" w:right="48"/>
              <w:jc w:val="both"/>
              <w:rPr>
                <w:rFonts w:ascii="Times New Roman" w:eastAsia="Times New Roman" w:hAnsi="Times New Roman" w:cs="Times New Roman"/>
                <w:sz w:val="24"/>
                <w:szCs w:val="24"/>
              </w:rPr>
            </w:pPr>
            <w:r w:rsidRPr="005A7FE3">
              <w:rPr>
                <w:rFonts w:ascii="Times New Roman" w:eastAsia="Times New Roman" w:hAnsi="Times New Roman" w:cs="Times New Roman"/>
                <w:sz w:val="24"/>
                <w:szCs w:val="24"/>
              </w:rPr>
              <w:t>GND (8</w:t>
            </w:r>
            <w:proofErr w:type="gramStart"/>
            <w:r w:rsidRPr="005A7FE3">
              <w:rPr>
                <w:rFonts w:ascii="Times New Roman" w:eastAsia="Times New Roman" w:hAnsi="Times New Roman" w:cs="Times New Roman"/>
                <w:sz w:val="24"/>
                <w:szCs w:val="24"/>
              </w:rPr>
              <w:t>)(</w:t>
            </w:r>
            <w:proofErr w:type="gramEnd"/>
            <w:r w:rsidRPr="005A7FE3">
              <w:rPr>
                <w:rFonts w:ascii="Times New Roman" w:eastAsia="Times New Roman" w:hAnsi="Times New Roman" w:cs="Times New Roman"/>
                <w:sz w:val="24"/>
                <w:szCs w:val="24"/>
              </w:rPr>
              <w:t xml:space="preserve">Ground) − There are several GND pins on the </w:t>
            </w:r>
            <w:proofErr w:type="spellStart"/>
            <w:r w:rsidRPr="005A7FE3">
              <w:rPr>
                <w:rFonts w:ascii="Times New Roman" w:eastAsia="Times New Roman" w:hAnsi="Times New Roman" w:cs="Times New Roman"/>
                <w:sz w:val="24"/>
                <w:szCs w:val="24"/>
              </w:rPr>
              <w:t>Arduino</w:t>
            </w:r>
            <w:proofErr w:type="spellEnd"/>
            <w:r w:rsidRPr="005A7FE3">
              <w:rPr>
                <w:rFonts w:ascii="Times New Roman" w:eastAsia="Times New Roman" w:hAnsi="Times New Roman" w:cs="Times New Roman"/>
                <w:sz w:val="24"/>
                <w:szCs w:val="24"/>
              </w:rPr>
              <w:t>, any of which can be used to ground your circuit.</w:t>
            </w:r>
          </w:p>
          <w:p w:rsidR="005A7FE3" w:rsidRPr="005A7FE3" w:rsidRDefault="005A7FE3" w:rsidP="005A7FE3">
            <w:pPr>
              <w:numPr>
                <w:ilvl w:val="0"/>
                <w:numId w:val="19"/>
              </w:numPr>
              <w:spacing w:before="120" w:after="144" w:line="360" w:lineRule="auto"/>
              <w:ind w:left="768" w:right="48"/>
              <w:jc w:val="both"/>
              <w:rPr>
                <w:rFonts w:ascii="Times New Roman" w:eastAsia="Times New Roman" w:hAnsi="Times New Roman" w:cs="Times New Roman"/>
                <w:sz w:val="24"/>
                <w:szCs w:val="24"/>
              </w:rPr>
            </w:pPr>
            <w:proofErr w:type="gramStart"/>
            <w:r w:rsidRPr="005A7FE3">
              <w:rPr>
                <w:rFonts w:ascii="Times New Roman" w:eastAsia="Times New Roman" w:hAnsi="Times New Roman" w:cs="Times New Roman"/>
                <w:sz w:val="24"/>
                <w:szCs w:val="24"/>
              </w:rPr>
              <w:t>Vin</w:t>
            </w:r>
            <w:proofErr w:type="gramEnd"/>
            <w:r w:rsidRPr="005A7FE3">
              <w:rPr>
                <w:rFonts w:ascii="Times New Roman" w:eastAsia="Times New Roman" w:hAnsi="Times New Roman" w:cs="Times New Roman"/>
                <w:sz w:val="24"/>
                <w:szCs w:val="24"/>
              </w:rPr>
              <w:t xml:space="preserve"> (9) − This pin also can be used to power the </w:t>
            </w:r>
            <w:proofErr w:type="spellStart"/>
            <w:r w:rsidRPr="005A7FE3">
              <w:rPr>
                <w:rFonts w:ascii="Times New Roman" w:eastAsia="Times New Roman" w:hAnsi="Times New Roman" w:cs="Times New Roman"/>
                <w:sz w:val="24"/>
                <w:szCs w:val="24"/>
              </w:rPr>
              <w:t>Arduino</w:t>
            </w:r>
            <w:proofErr w:type="spellEnd"/>
            <w:r w:rsidRPr="005A7FE3">
              <w:rPr>
                <w:rFonts w:ascii="Times New Roman" w:eastAsia="Times New Roman" w:hAnsi="Times New Roman" w:cs="Times New Roman"/>
                <w:sz w:val="24"/>
                <w:szCs w:val="24"/>
              </w:rPr>
              <w:t xml:space="preserve"> board from an external power source, like AC mains power supply.</w:t>
            </w:r>
          </w:p>
        </w:tc>
      </w:tr>
      <w:tr w:rsidR="005A7FE3" w:rsidRPr="005A7FE3" w:rsidTr="000E439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5A7FE3" w:rsidRPr="005A7FE3" w:rsidRDefault="005A7FE3" w:rsidP="005A7FE3">
            <w:pPr>
              <w:spacing w:after="0" w:line="360" w:lineRule="auto"/>
              <w:jc w:val="both"/>
              <w:rPr>
                <w:rFonts w:ascii="Times New Roman" w:eastAsia="Times New Roman" w:hAnsi="Times New Roman" w:cs="Times New Roman"/>
                <w:sz w:val="24"/>
                <w:szCs w:val="24"/>
              </w:rPr>
            </w:pPr>
            <w:r w:rsidRPr="005A7FE3">
              <w:rPr>
                <w:rFonts w:ascii="Times New Roman" w:eastAsia="Times New Roman" w:hAnsi="Times New Roman" w:cs="Times New Roman"/>
                <w:noProof/>
                <w:sz w:val="24"/>
                <w:szCs w:val="24"/>
              </w:rPr>
              <w:lastRenderedPageBreak/>
              <w:drawing>
                <wp:inline distT="0" distB="0" distL="0" distR="0">
                  <wp:extent cx="447675" cy="447675"/>
                  <wp:effectExtent l="0" t="0" r="9525" b="9525"/>
                  <wp:docPr id="30" name="Picture 30" descr="Analog p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alog pins"/>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7675" cy="447675"/>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A7FE3" w:rsidRPr="005A7FE3" w:rsidRDefault="005A7FE3" w:rsidP="005A7FE3">
            <w:pPr>
              <w:spacing w:before="120" w:after="144" w:line="360" w:lineRule="auto"/>
              <w:ind w:left="48" w:right="48"/>
              <w:jc w:val="both"/>
              <w:rPr>
                <w:rFonts w:ascii="Times New Roman" w:eastAsia="Times New Roman" w:hAnsi="Times New Roman" w:cs="Times New Roman"/>
                <w:sz w:val="24"/>
                <w:szCs w:val="24"/>
              </w:rPr>
            </w:pPr>
            <w:proofErr w:type="spellStart"/>
            <w:r w:rsidRPr="005A7FE3">
              <w:rPr>
                <w:rFonts w:ascii="Times New Roman" w:eastAsia="Times New Roman" w:hAnsi="Times New Roman" w:cs="Times New Roman"/>
                <w:bCs/>
                <w:sz w:val="24"/>
                <w:szCs w:val="24"/>
              </w:rPr>
              <w:t>Analog</w:t>
            </w:r>
            <w:proofErr w:type="spellEnd"/>
            <w:r w:rsidRPr="005A7FE3">
              <w:rPr>
                <w:rFonts w:ascii="Times New Roman" w:eastAsia="Times New Roman" w:hAnsi="Times New Roman" w:cs="Times New Roman"/>
                <w:bCs/>
                <w:sz w:val="24"/>
                <w:szCs w:val="24"/>
              </w:rPr>
              <w:t xml:space="preserve"> pins</w:t>
            </w:r>
          </w:p>
          <w:p w:rsidR="005A7FE3" w:rsidRPr="005A7FE3" w:rsidRDefault="005A7FE3" w:rsidP="005A7FE3">
            <w:pPr>
              <w:spacing w:before="120" w:after="144" w:line="360" w:lineRule="auto"/>
              <w:ind w:left="48" w:right="48"/>
              <w:jc w:val="both"/>
              <w:rPr>
                <w:rFonts w:ascii="Times New Roman" w:eastAsia="Times New Roman" w:hAnsi="Times New Roman" w:cs="Times New Roman"/>
                <w:sz w:val="24"/>
                <w:szCs w:val="24"/>
              </w:rPr>
            </w:pPr>
            <w:r w:rsidRPr="005A7FE3">
              <w:rPr>
                <w:rFonts w:ascii="Times New Roman" w:eastAsia="Times New Roman" w:hAnsi="Times New Roman" w:cs="Times New Roman"/>
                <w:sz w:val="24"/>
                <w:szCs w:val="24"/>
              </w:rPr>
              <w:t xml:space="preserve">The </w:t>
            </w:r>
            <w:proofErr w:type="spellStart"/>
            <w:r w:rsidRPr="005A7FE3">
              <w:rPr>
                <w:rFonts w:ascii="Times New Roman" w:eastAsia="Times New Roman" w:hAnsi="Times New Roman" w:cs="Times New Roman"/>
                <w:sz w:val="24"/>
                <w:szCs w:val="24"/>
              </w:rPr>
              <w:t>Arduino</w:t>
            </w:r>
            <w:proofErr w:type="spellEnd"/>
            <w:r w:rsidRPr="005A7FE3">
              <w:rPr>
                <w:rFonts w:ascii="Times New Roman" w:eastAsia="Times New Roman" w:hAnsi="Times New Roman" w:cs="Times New Roman"/>
                <w:sz w:val="24"/>
                <w:szCs w:val="24"/>
              </w:rPr>
              <w:t xml:space="preserve"> UNO board has six </w:t>
            </w:r>
            <w:proofErr w:type="spellStart"/>
            <w:r w:rsidRPr="005A7FE3">
              <w:rPr>
                <w:rFonts w:ascii="Times New Roman" w:eastAsia="Times New Roman" w:hAnsi="Times New Roman" w:cs="Times New Roman"/>
                <w:sz w:val="24"/>
                <w:szCs w:val="24"/>
              </w:rPr>
              <w:t>analog</w:t>
            </w:r>
            <w:proofErr w:type="spellEnd"/>
            <w:r w:rsidRPr="005A7FE3">
              <w:rPr>
                <w:rFonts w:ascii="Times New Roman" w:eastAsia="Times New Roman" w:hAnsi="Times New Roman" w:cs="Times New Roman"/>
                <w:sz w:val="24"/>
                <w:szCs w:val="24"/>
              </w:rPr>
              <w:t xml:space="preserve"> input pins A0 through A5. These pins can read the signal from an </w:t>
            </w:r>
            <w:proofErr w:type="spellStart"/>
            <w:r w:rsidRPr="005A7FE3">
              <w:rPr>
                <w:rFonts w:ascii="Times New Roman" w:eastAsia="Times New Roman" w:hAnsi="Times New Roman" w:cs="Times New Roman"/>
                <w:sz w:val="24"/>
                <w:szCs w:val="24"/>
              </w:rPr>
              <w:t>analog</w:t>
            </w:r>
            <w:proofErr w:type="spellEnd"/>
            <w:r w:rsidRPr="005A7FE3">
              <w:rPr>
                <w:rFonts w:ascii="Times New Roman" w:eastAsia="Times New Roman" w:hAnsi="Times New Roman" w:cs="Times New Roman"/>
                <w:sz w:val="24"/>
                <w:szCs w:val="24"/>
              </w:rPr>
              <w:t xml:space="preserve"> sensor like the humidity sensor or temperature sensor and convert it into a digital value that can be read by the microprocessor.</w:t>
            </w:r>
          </w:p>
        </w:tc>
      </w:tr>
      <w:tr w:rsidR="005A7FE3" w:rsidRPr="005A7FE3" w:rsidTr="000E439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5A7FE3" w:rsidRPr="005A7FE3" w:rsidRDefault="005A7FE3" w:rsidP="005A7FE3">
            <w:pPr>
              <w:spacing w:after="0" w:line="360" w:lineRule="auto"/>
              <w:jc w:val="both"/>
              <w:rPr>
                <w:rFonts w:ascii="Times New Roman" w:eastAsia="Times New Roman" w:hAnsi="Times New Roman" w:cs="Times New Roman"/>
                <w:sz w:val="24"/>
                <w:szCs w:val="24"/>
              </w:rPr>
            </w:pPr>
            <w:r w:rsidRPr="005A7FE3">
              <w:rPr>
                <w:rFonts w:ascii="Times New Roman" w:eastAsia="Times New Roman" w:hAnsi="Times New Roman" w:cs="Times New Roman"/>
                <w:noProof/>
                <w:sz w:val="24"/>
                <w:szCs w:val="24"/>
              </w:rPr>
              <w:drawing>
                <wp:inline distT="0" distB="0" distL="0" distR="0">
                  <wp:extent cx="466725" cy="428625"/>
                  <wp:effectExtent l="0" t="0" r="9525" b="9525"/>
                  <wp:docPr id="29" name="Picture 29" descr="Main micro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in microcontroller"/>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6725" cy="428625"/>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A7FE3" w:rsidRPr="005A7FE3" w:rsidRDefault="005A7FE3" w:rsidP="005A7FE3">
            <w:pPr>
              <w:spacing w:before="120" w:after="144" w:line="360" w:lineRule="auto"/>
              <w:ind w:left="48" w:right="48"/>
              <w:jc w:val="both"/>
              <w:rPr>
                <w:rFonts w:ascii="Times New Roman" w:eastAsia="Times New Roman" w:hAnsi="Times New Roman" w:cs="Times New Roman"/>
                <w:sz w:val="24"/>
                <w:szCs w:val="24"/>
              </w:rPr>
            </w:pPr>
            <w:r w:rsidRPr="005A7FE3">
              <w:rPr>
                <w:rFonts w:ascii="Times New Roman" w:eastAsia="Times New Roman" w:hAnsi="Times New Roman" w:cs="Times New Roman"/>
                <w:bCs/>
                <w:sz w:val="24"/>
                <w:szCs w:val="24"/>
              </w:rPr>
              <w:t>Main microcontroller</w:t>
            </w:r>
          </w:p>
          <w:p w:rsidR="005A7FE3" w:rsidRPr="005A7FE3" w:rsidRDefault="005A7FE3" w:rsidP="005A7FE3">
            <w:pPr>
              <w:spacing w:before="120" w:after="144" w:line="360" w:lineRule="auto"/>
              <w:ind w:left="48" w:right="48"/>
              <w:jc w:val="both"/>
              <w:rPr>
                <w:rFonts w:ascii="Times New Roman" w:eastAsia="Times New Roman" w:hAnsi="Times New Roman" w:cs="Times New Roman"/>
                <w:sz w:val="24"/>
                <w:szCs w:val="24"/>
              </w:rPr>
            </w:pPr>
            <w:r w:rsidRPr="005A7FE3">
              <w:rPr>
                <w:rFonts w:ascii="Times New Roman" w:eastAsia="Times New Roman" w:hAnsi="Times New Roman" w:cs="Times New Roman"/>
                <w:sz w:val="24"/>
                <w:szCs w:val="24"/>
              </w:rPr>
              <w:t xml:space="preserve">Each </w:t>
            </w:r>
            <w:proofErr w:type="spellStart"/>
            <w:r w:rsidRPr="005A7FE3">
              <w:rPr>
                <w:rFonts w:ascii="Times New Roman" w:eastAsia="Times New Roman" w:hAnsi="Times New Roman" w:cs="Times New Roman"/>
                <w:sz w:val="24"/>
                <w:szCs w:val="24"/>
              </w:rPr>
              <w:t>Arduino</w:t>
            </w:r>
            <w:proofErr w:type="spellEnd"/>
            <w:r w:rsidRPr="005A7FE3">
              <w:rPr>
                <w:rFonts w:ascii="Times New Roman" w:eastAsia="Times New Roman" w:hAnsi="Times New Roman" w:cs="Times New Roman"/>
                <w:sz w:val="24"/>
                <w:szCs w:val="24"/>
              </w:rPr>
              <w:t xml:space="preserve"> board has its own microcontroller (11). You can assume it as the brain of your board. The main IC (integrated circuit) on the </w:t>
            </w:r>
            <w:proofErr w:type="spellStart"/>
            <w:r w:rsidRPr="005A7FE3">
              <w:rPr>
                <w:rFonts w:ascii="Times New Roman" w:eastAsia="Times New Roman" w:hAnsi="Times New Roman" w:cs="Times New Roman"/>
                <w:sz w:val="24"/>
                <w:szCs w:val="24"/>
              </w:rPr>
              <w:t>Arduino</w:t>
            </w:r>
            <w:proofErr w:type="spellEnd"/>
            <w:r w:rsidRPr="005A7FE3">
              <w:rPr>
                <w:rFonts w:ascii="Times New Roman" w:eastAsia="Times New Roman" w:hAnsi="Times New Roman" w:cs="Times New Roman"/>
                <w:sz w:val="24"/>
                <w:szCs w:val="24"/>
              </w:rPr>
              <w:t xml:space="preserve"> is slightly different from board to board. The microcontrollers are usually of the ATMEL Company. You must know what IC your board has before loading up a new program from the </w:t>
            </w:r>
            <w:proofErr w:type="spellStart"/>
            <w:r w:rsidRPr="005A7FE3">
              <w:rPr>
                <w:rFonts w:ascii="Times New Roman" w:eastAsia="Times New Roman" w:hAnsi="Times New Roman" w:cs="Times New Roman"/>
                <w:sz w:val="24"/>
                <w:szCs w:val="24"/>
              </w:rPr>
              <w:t>Arduino</w:t>
            </w:r>
            <w:proofErr w:type="spellEnd"/>
            <w:r w:rsidRPr="005A7FE3">
              <w:rPr>
                <w:rFonts w:ascii="Times New Roman" w:eastAsia="Times New Roman" w:hAnsi="Times New Roman" w:cs="Times New Roman"/>
                <w:sz w:val="24"/>
                <w:szCs w:val="24"/>
              </w:rPr>
              <w:t xml:space="preserve"> IDE. This information is available on the top of the IC. For more details about the IC construction and functions, you can refer to the data sheet.</w:t>
            </w:r>
          </w:p>
        </w:tc>
      </w:tr>
      <w:tr w:rsidR="005A7FE3" w:rsidRPr="005A7FE3" w:rsidTr="000E439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5A7FE3" w:rsidRPr="005A7FE3" w:rsidRDefault="005A7FE3" w:rsidP="005A7FE3">
            <w:pPr>
              <w:spacing w:after="0" w:line="360" w:lineRule="auto"/>
              <w:jc w:val="both"/>
              <w:rPr>
                <w:rFonts w:ascii="Times New Roman" w:eastAsia="Times New Roman" w:hAnsi="Times New Roman" w:cs="Times New Roman"/>
                <w:sz w:val="24"/>
                <w:szCs w:val="24"/>
              </w:rPr>
            </w:pPr>
            <w:r w:rsidRPr="005A7FE3">
              <w:rPr>
                <w:rFonts w:ascii="Times New Roman" w:eastAsia="Times New Roman" w:hAnsi="Times New Roman" w:cs="Times New Roman"/>
                <w:noProof/>
                <w:sz w:val="24"/>
                <w:szCs w:val="24"/>
              </w:rPr>
              <w:drawing>
                <wp:inline distT="0" distB="0" distL="0" distR="0">
                  <wp:extent cx="476250" cy="466725"/>
                  <wp:effectExtent l="0" t="0" r="0" b="9525"/>
                  <wp:docPr id="28" name="Picture 28" descr="ICSP 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CSP pin"/>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6250" cy="466725"/>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A7FE3" w:rsidRPr="005A7FE3" w:rsidRDefault="005A7FE3" w:rsidP="005A7FE3">
            <w:pPr>
              <w:spacing w:before="120" w:after="144" w:line="360" w:lineRule="auto"/>
              <w:ind w:left="48" w:right="48"/>
              <w:jc w:val="both"/>
              <w:rPr>
                <w:rFonts w:ascii="Times New Roman" w:eastAsia="Times New Roman" w:hAnsi="Times New Roman" w:cs="Times New Roman"/>
                <w:sz w:val="24"/>
                <w:szCs w:val="24"/>
              </w:rPr>
            </w:pPr>
            <w:r w:rsidRPr="005A7FE3">
              <w:rPr>
                <w:rFonts w:ascii="Times New Roman" w:eastAsia="Times New Roman" w:hAnsi="Times New Roman" w:cs="Times New Roman"/>
                <w:bCs/>
                <w:sz w:val="24"/>
                <w:szCs w:val="24"/>
              </w:rPr>
              <w:t>ICSP pin</w:t>
            </w:r>
          </w:p>
          <w:p w:rsidR="005A7FE3" w:rsidRPr="005A7FE3" w:rsidRDefault="005A7FE3" w:rsidP="005A7FE3">
            <w:pPr>
              <w:spacing w:before="120" w:after="144" w:line="360" w:lineRule="auto"/>
              <w:ind w:left="48" w:right="48"/>
              <w:jc w:val="both"/>
              <w:rPr>
                <w:rFonts w:ascii="Times New Roman" w:eastAsia="Times New Roman" w:hAnsi="Times New Roman" w:cs="Times New Roman"/>
                <w:sz w:val="24"/>
                <w:szCs w:val="24"/>
              </w:rPr>
            </w:pPr>
            <w:r w:rsidRPr="005A7FE3">
              <w:rPr>
                <w:rFonts w:ascii="Times New Roman" w:eastAsia="Times New Roman" w:hAnsi="Times New Roman" w:cs="Times New Roman"/>
                <w:sz w:val="24"/>
                <w:szCs w:val="24"/>
              </w:rPr>
              <w:t xml:space="preserve">Mostly, ICSP (12) is an AVR, a tiny programming header for the </w:t>
            </w:r>
            <w:proofErr w:type="spellStart"/>
            <w:r w:rsidRPr="005A7FE3">
              <w:rPr>
                <w:rFonts w:ascii="Times New Roman" w:eastAsia="Times New Roman" w:hAnsi="Times New Roman" w:cs="Times New Roman"/>
                <w:sz w:val="24"/>
                <w:szCs w:val="24"/>
              </w:rPr>
              <w:t>Arduino</w:t>
            </w:r>
            <w:proofErr w:type="spellEnd"/>
            <w:r w:rsidRPr="005A7FE3">
              <w:rPr>
                <w:rFonts w:ascii="Times New Roman" w:eastAsia="Times New Roman" w:hAnsi="Times New Roman" w:cs="Times New Roman"/>
                <w:sz w:val="24"/>
                <w:szCs w:val="24"/>
              </w:rPr>
              <w:t xml:space="preserve"> consisting of MOSI, MISO, SCK, RESET, VCC, and GND. It is often referred to as an SPI (Serial Peripheral Interface), which could be considered as an "expansion" of the output. Actually, you are </w:t>
            </w:r>
            <w:proofErr w:type="gramStart"/>
            <w:r w:rsidRPr="005A7FE3">
              <w:rPr>
                <w:rFonts w:ascii="Times New Roman" w:eastAsia="Times New Roman" w:hAnsi="Times New Roman" w:cs="Times New Roman"/>
                <w:sz w:val="24"/>
                <w:szCs w:val="24"/>
              </w:rPr>
              <w:t>slaving</w:t>
            </w:r>
            <w:proofErr w:type="gramEnd"/>
            <w:r w:rsidRPr="005A7FE3">
              <w:rPr>
                <w:rFonts w:ascii="Times New Roman" w:eastAsia="Times New Roman" w:hAnsi="Times New Roman" w:cs="Times New Roman"/>
                <w:sz w:val="24"/>
                <w:szCs w:val="24"/>
              </w:rPr>
              <w:t xml:space="preserve"> the output device to the master of the SPI bus.</w:t>
            </w:r>
          </w:p>
        </w:tc>
      </w:tr>
      <w:tr w:rsidR="005A7FE3" w:rsidRPr="005A7FE3" w:rsidTr="000E439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5A7FE3" w:rsidRPr="005A7FE3" w:rsidRDefault="005A7FE3" w:rsidP="005A7FE3">
            <w:pPr>
              <w:spacing w:after="0" w:line="360" w:lineRule="auto"/>
              <w:jc w:val="both"/>
              <w:rPr>
                <w:rFonts w:ascii="Times New Roman" w:eastAsia="Times New Roman" w:hAnsi="Times New Roman" w:cs="Times New Roman"/>
                <w:sz w:val="24"/>
                <w:szCs w:val="24"/>
              </w:rPr>
            </w:pPr>
            <w:r w:rsidRPr="005A7FE3">
              <w:rPr>
                <w:rFonts w:ascii="Times New Roman" w:eastAsia="Times New Roman" w:hAnsi="Times New Roman" w:cs="Times New Roman"/>
                <w:noProof/>
                <w:sz w:val="24"/>
                <w:szCs w:val="24"/>
              </w:rPr>
              <w:drawing>
                <wp:inline distT="0" distB="0" distL="0" distR="0">
                  <wp:extent cx="466725" cy="457200"/>
                  <wp:effectExtent l="0" t="0" r="9525" b="0"/>
                  <wp:docPr id="5" name="Picture 27" descr="Power LED indic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ower LED indicator"/>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6725" cy="4572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A7FE3" w:rsidRPr="005A7FE3" w:rsidRDefault="005A7FE3" w:rsidP="005A7FE3">
            <w:pPr>
              <w:spacing w:before="120" w:after="144" w:line="360" w:lineRule="auto"/>
              <w:ind w:left="48" w:right="48"/>
              <w:jc w:val="both"/>
              <w:rPr>
                <w:rFonts w:ascii="Times New Roman" w:eastAsia="Times New Roman" w:hAnsi="Times New Roman" w:cs="Times New Roman"/>
                <w:sz w:val="24"/>
                <w:szCs w:val="24"/>
              </w:rPr>
            </w:pPr>
            <w:r w:rsidRPr="005A7FE3">
              <w:rPr>
                <w:rFonts w:ascii="Times New Roman" w:eastAsia="Times New Roman" w:hAnsi="Times New Roman" w:cs="Times New Roman"/>
                <w:bCs/>
                <w:sz w:val="24"/>
                <w:szCs w:val="24"/>
              </w:rPr>
              <w:t>Power LED indicator</w:t>
            </w:r>
          </w:p>
          <w:p w:rsidR="005A7FE3" w:rsidRPr="005A7FE3" w:rsidRDefault="005A7FE3" w:rsidP="005A7FE3">
            <w:pPr>
              <w:spacing w:before="120" w:after="144" w:line="360" w:lineRule="auto"/>
              <w:ind w:left="48" w:right="48"/>
              <w:jc w:val="both"/>
              <w:rPr>
                <w:rFonts w:ascii="Times New Roman" w:eastAsia="Times New Roman" w:hAnsi="Times New Roman" w:cs="Times New Roman"/>
                <w:sz w:val="24"/>
                <w:szCs w:val="24"/>
              </w:rPr>
            </w:pPr>
            <w:r w:rsidRPr="005A7FE3">
              <w:rPr>
                <w:rFonts w:ascii="Times New Roman" w:eastAsia="Times New Roman" w:hAnsi="Times New Roman" w:cs="Times New Roman"/>
                <w:sz w:val="24"/>
                <w:szCs w:val="24"/>
              </w:rPr>
              <w:t xml:space="preserve">This LED should light up when you plug your </w:t>
            </w:r>
            <w:proofErr w:type="spellStart"/>
            <w:r w:rsidRPr="005A7FE3">
              <w:rPr>
                <w:rFonts w:ascii="Times New Roman" w:eastAsia="Times New Roman" w:hAnsi="Times New Roman" w:cs="Times New Roman"/>
                <w:sz w:val="24"/>
                <w:szCs w:val="24"/>
              </w:rPr>
              <w:t>Arduino</w:t>
            </w:r>
            <w:proofErr w:type="spellEnd"/>
            <w:r w:rsidRPr="005A7FE3">
              <w:rPr>
                <w:rFonts w:ascii="Times New Roman" w:eastAsia="Times New Roman" w:hAnsi="Times New Roman" w:cs="Times New Roman"/>
                <w:sz w:val="24"/>
                <w:szCs w:val="24"/>
              </w:rPr>
              <w:t xml:space="preserve"> into a power source to indicate that your board is powered up correctly. If this light does not turn on, then there is something wrong with the connection.</w:t>
            </w:r>
          </w:p>
        </w:tc>
      </w:tr>
      <w:tr w:rsidR="005A7FE3" w:rsidRPr="005A7FE3" w:rsidTr="000E439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5A7FE3" w:rsidRPr="005A7FE3" w:rsidRDefault="005A7FE3" w:rsidP="005A7FE3">
            <w:pPr>
              <w:spacing w:after="0" w:line="360" w:lineRule="auto"/>
              <w:jc w:val="both"/>
              <w:rPr>
                <w:rFonts w:ascii="Times New Roman" w:eastAsia="Times New Roman" w:hAnsi="Times New Roman" w:cs="Times New Roman"/>
                <w:sz w:val="24"/>
                <w:szCs w:val="24"/>
              </w:rPr>
            </w:pPr>
            <w:r w:rsidRPr="005A7FE3">
              <w:rPr>
                <w:rFonts w:ascii="Times New Roman" w:eastAsia="Times New Roman" w:hAnsi="Times New Roman" w:cs="Times New Roman"/>
                <w:noProof/>
                <w:sz w:val="24"/>
                <w:szCs w:val="24"/>
              </w:rPr>
              <w:drawing>
                <wp:inline distT="0" distB="0" distL="0" distR="0">
                  <wp:extent cx="485775" cy="438150"/>
                  <wp:effectExtent l="0" t="0" r="9525" b="0"/>
                  <wp:docPr id="26" name="Picture 26" descr="TX and RX LE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X and RX LEDs"/>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5775" cy="43815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A7FE3" w:rsidRPr="005A7FE3" w:rsidRDefault="005A7FE3" w:rsidP="005A7FE3">
            <w:pPr>
              <w:spacing w:before="120" w:after="144" w:line="360" w:lineRule="auto"/>
              <w:ind w:left="48" w:right="48"/>
              <w:jc w:val="both"/>
              <w:rPr>
                <w:rFonts w:ascii="Times New Roman" w:eastAsia="Times New Roman" w:hAnsi="Times New Roman" w:cs="Times New Roman"/>
                <w:sz w:val="24"/>
                <w:szCs w:val="24"/>
              </w:rPr>
            </w:pPr>
            <w:r w:rsidRPr="005A7FE3">
              <w:rPr>
                <w:rFonts w:ascii="Times New Roman" w:eastAsia="Times New Roman" w:hAnsi="Times New Roman" w:cs="Times New Roman"/>
                <w:bCs/>
                <w:sz w:val="24"/>
                <w:szCs w:val="24"/>
              </w:rPr>
              <w:t>TX and RX LEDs</w:t>
            </w:r>
          </w:p>
          <w:p w:rsidR="005A7FE3" w:rsidRPr="005A7FE3" w:rsidRDefault="005A7FE3" w:rsidP="005A7FE3">
            <w:pPr>
              <w:spacing w:before="120" w:after="144" w:line="360" w:lineRule="auto"/>
              <w:ind w:left="48" w:right="48"/>
              <w:jc w:val="both"/>
              <w:rPr>
                <w:rFonts w:ascii="Times New Roman" w:eastAsia="Times New Roman" w:hAnsi="Times New Roman" w:cs="Times New Roman"/>
                <w:sz w:val="24"/>
                <w:szCs w:val="24"/>
              </w:rPr>
            </w:pPr>
            <w:r w:rsidRPr="005A7FE3">
              <w:rPr>
                <w:rFonts w:ascii="Times New Roman" w:eastAsia="Times New Roman" w:hAnsi="Times New Roman" w:cs="Times New Roman"/>
                <w:sz w:val="24"/>
                <w:szCs w:val="24"/>
              </w:rPr>
              <w:t xml:space="preserve">On your board, you will find two labels: TX (transmit) and RX (receive). They appear in two places on the </w:t>
            </w:r>
            <w:proofErr w:type="spellStart"/>
            <w:r w:rsidRPr="005A7FE3">
              <w:rPr>
                <w:rFonts w:ascii="Times New Roman" w:eastAsia="Times New Roman" w:hAnsi="Times New Roman" w:cs="Times New Roman"/>
                <w:sz w:val="24"/>
                <w:szCs w:val="24"/>
              </w:rPr>
              <w:t>Arduino</w:t>
            </w:r>
            <w:proofErr w:type="spellEnd"/>
            <w:r w:rsidRPr="005A7FE3">
              <w:rPr>
                <w:rFonts w:ascii="Times New Roman" w:eastAsia="Times New Roman" w:hAnsi="Times New Roman" w:cs="Times New Roman"/>
                <w:sz w:val="24"/>
                <w:szCs w:val="24"/>
              </w:rPr>
              <w:t xml:space="preserve"> UNO board. First, at the digital pins 0 and 1, to indicate the pins responsible for serial communication. Second, the TX and RX led (13). The TX led flashes with different speed while sending the serial data. The speed of flashing depends </w:t>
            </w:r>
            <w:r w:rsidRPr="005A7FE3">
              <w:rPr>
                <w:rFonts w:ascii="Times New Roman" w:eastAsia="Times New Roman" w:hAnsi="Times New Roman" w:cs="Times New Roman"/>
                <w:sz w:val="24"/>
                <w:szCs w:val="24"/>
              </w:rPr>
              <w:lastRenderedPageBreak/>
              <w:t>on the baud rate used by the board. RX flashes during the receiving process.</w:t>
            </w:r>
          </w:p>
        </w:tc>
      </w:tr>
      <w:tr w:rsidR="005A7FE3" w:rsidRPr="005A7FE3" w:rsidTr="000E439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5A7FE3" w:rsidRPr="005A7FE3" w:rsidRDefault="005A7FE3" w:rsidP="005A7FE3">
            <w:pPr>
              <w:spacing w:after="0" w:line="360" w:lineRule="auto"/>
              <w:jc w:val="both"/>
              <w:rPr>
                <w:rFonts w:ascii="Times New Roman" w:eastAsia="Times New Roman" w:hAnsi="Times New Roman" w:cs="Times New Roman"/>
                <w:sz w:val="24"/>
                <w:szCs w:val="24"/>
              </w:rPr>
            </w:pPr>
            <w:r w:rsidRPr="005A7FE3">
              <w:rPr>
                <w:rFonts w:ascii="Times New Roman" w:eastAsia="Times New Roman" w:hAnsi="Times New Roman" w:cs="Times New Roman"/>
                <w:noProof/>
                <w:sz w:val="24"/>
                <w:szCs w:val="24"/>
              </w:rPr>
              <w:lastRenderedPageBreak/>
              <w:drawing>
                <wp:inline distT="0" distB="0" distL="0" distR="0">
                  <wp:extent cx="466725" cy="466725"/>
                  <wp:effectExtent l="0" t="0" r="9525" b="9525"/>
                  <wp:docPr id="25" name="Picture 25" descr="Digital 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gital I/O"/>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6725" cy="466725"/>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A7FE3" w:rsidRPr="005A7FE3" w:rsidRDefault="005A7FE3" w:rsidP="005A7FE3">
            <w:pPr>
              <w:spacing w:before="120" w:after="144" w:line="360" w:lineRule="auto"/>
              <w:ind w:left="48" w:right="48"/>
              <w:jc w:val="both"/>
              <w:rPr>
                <w:rFonts w:ascii="Times New Roman" w:eastAsia="Times New Roman" w:hAnsi="Times New Roman" w:cs="Times New Roman"/>
                <w:sz w:val="24"/>
                <w:szCs w:val="24"/>
              </w:rPr>
            </w:pPr>
            <w:r w:rsidRPr="005A7FE3">
              <w:rPr>
                <w:rFonts w:ascii="Times New Roman" w:eastAsia="Times New Roman" w:hAnsi="Times New Roman" w:cs="Times New Roman"/>
                <w:bCs/>
                <w:sz w:val="24"/>
                <w:szCs w:val="24"/>
              </w:rPr>
              <w:t>Digital I/O</w:t>
            </w:r>
          </w:p>
          <w:p w:rsidR="005A7FE3" w:rsidRPr="005A7FE3" w:rsidRDefault="005A7FE3" w:rsidP="005A7FE3">
            <w:pPr>
              <w:spacing w:before="120" w:after="144" w:line="360" w:lineRule="auto"/>
              <w:ind w:left="48" w:right="48"/>
              <w:jc w:val="both"/>
              <w:rPr>
                <w:rFonts w:ascii="Times New Roman" w:eastAsia="Times New Roman" w:hAnsi="Times New Roman" w:cs="Times New Roman"/>
                <w:sz w:val="24"/>
                <w:szCs w:val="24"/>
              </w:rPr>
            </w:pPr>
            <w:r w:rsidRPr="005A7FE3">
              <w:rPr>
                <w:rFonts w:ascii="Times New Roman" w:eastAsia="Times New Roman" w:hAnsi="Times New Roman" w:cs="Times New Roman"/>
                <w:sz w:val="24"/>
                <w:szCs w:val="24"/>
              </w:rPr>
              <w:t xml:space="preserve">The </w:t>
            </w:r>
            <w:proofErr w:type="spellStart"/>
            <w:r w:rsidRPr="005A7FE3">
              <w:rPr>
                <w:rFonts w:ascii="Times New Roman" w:eastAsia="Times New Roman" w:hAnsi="Times New Roman" w:cs="Times New Roman"/>
                <w:sz w:val="24"/>
                <w:szCs w:val="24"/>
              </w:rPr>
              <w:t>Arduino</w:t>
            </w:r>
            <w:proofErr w:type="spellEnd"/>
            <w:r w:rsidRPr="005A7FE3">
              <w:rPr>
                <w:rFonts w:ascii="Times New Roman" w:eastAsia="Times New Roman" w:hAnsi="Times New Roman" w:cs="Times New Roman"/>
                <w:sz w:val="24"/>
                <w:szCs w:val="24"/>
              </w:rPr>
              <w:t xml:space="preserve"> UNO board has 14 digital I/O pins (15) (of which 6 provide PWM (Pulse Width Modulation) output. These pins can be configured to work as input digital pins to read logic values (0 or 1) or as digital output pins to drive different modules like LEDs, relays, etc. The pins </w:t>
            </w:r>
            <w:proofErr w:type="spellStart"/>
            <w:r w:rsidRPr="005A7FE3">
              <w:rPr>
                <w:rFonts w:ascii="Times New Roman" w:eastAsia="Times New Roman" w:hAnsi="Times New Roman" w:cs="Times New Roman"/>
                <w:sz w:val="24"/>
                <w:szCs w:val="24"/>
              </w:rPr>
              <w:t>labeled</w:t>
            </w:r>
            <w:proofErr w:type="spellEnd"/>
            <w:r w:rsidRPr="005A7FE3">
              <w:rPr>
                <w:rFonts w:ascii="Times New Roman" w:eastAsia="Times New Roman" w:hAnsi="Times New Roman" w:cs="Times New Roman"/>
                <w:sz w:val="24"/>
                <w:szCs w:val="24"/>
              </w:rPr>
              <w:t xml:space="preserve"> “~” can be used to generate PWM.</w:t>
            </w:r>
          </w:p>
        </w:tc>
      </w:tr>
      <w:tr w:rsidR="005A7FE3" w:rsidRPr="005A7FE3" w:rsidTr="000E439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5A7FE3" w:rsidRPr="005A7FE3" w:rsidRDefault="005A7FE3" w:rsidP="005A7FE3">
            <w:pPr>
              <w:spacing w:after="0" w:line="360" w:lineRule="auto"/>
              <w:jc w:val="both"/>
              <w:rPr>
                <w:rFonts w:ascii="Times New Roman" w:eastAsia="Times New Roman" w:hAnsi="Times New Roman" w:cs="Times New Roman"/>
                <w:sz w:val="24"/>
                <w:szCs w:val="24"/>
              </w:rPr>
            </w:pPr>
            <w:r w:rsidRPr="005A7FE3">
              <w:rPr>
                <w:rFonts w:ascii="Times New Roman" w:eastAsia="Times New Roman" w:hAnsi="Times New Roman" w:cs="Times New Roman"/>
                <w:noProof/>
                <w:sz w:val="24"/>
                <w:szCs w:val="24"/>
              </w:rPr>
              <w:drawing>
                <wp:inline distT="0" distB="0" distL="0" distR="0">
                  <wp:extent cx="504825" cy="466725"/>
                  <wp:effectExtent l="0" t="0" r="9525" b="9525"/>
                  <wp:docPr id="24" name="Picture 24" descr="AR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REF"/>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4825" cy="466725"/>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A7FE3" w:rsidRPr="005A7FE3" w:rsidRDefault="005A7FE3" w:rsidP="005A7FE3">
            <w:pPr>
              <w:spacing w:before="120" w:after="144" w:line="360" w:lineRule="auto"/>
              <w:ind w:left="48" w:right="48"/>
              <w:jc w:val="both"/>
              <w:rPr>
                <w:rFonts w:ascii="Times New Roman" w:eastAsia="Times New Roman" w:hAnsi="Times New Roman" w:cs="Times New Roman"/>
                <w:sz w:val="24"/>
                <w:szCs w:val="24"/>
              </w:rPr>
            </w:pPr>
            <w:r w:rsidRPr="005A7FE3">
              <w:rPr>
                <w:rFonts w:ascii="Times New Roman" w:eastAsia="Times New Roman" w:hAnsi="Times New Roman" w:cs="Times New Roman"/>
                <w:bCs/>
                <w:sz w:val="24"/>
                <w:szCs w:val="24"/>
              </w:rPr>
              <w:t>AREF</w:t>
            </w:r>
          </w:p>
          <w:p w:rsidR="005A7FE3" w:rsidRPr="005A7FE3" w:rsidRDefault="005A7FE3" w:rsidP="005A7FE3">
            <w:pPr>
              <w:spacing w:before="120" w:after="144" w:line="360" w:lineRule="auto"/>
              <w:ind w:left="48" w:right="48"/>
              <w:jc w:val="both"/>
              <w:rPr>
                <w:rFonts w:ascii="Times New Roman" w:eastAsia="Times New Roman" w:hAnsi="Times New Roman" w:cs="Times New Roman"/>
                <w:sz w:val="24"/>
                <w:szCs w:val="24"/>
              </w:rPr>
            </w:pPr>
            <w:r w:rsidRPr="005A7FE3">
              <w:rPr>
                <w:rFonts w:ascii="Times New Roman" w:eastAsia="Times New Roman" w:hAnsi="Times New Roman" w:cs="Times New Roman"/>
                <w:sz w:val="24"/>
                <w:szCs w:val="24"/>
              </w:rPr>
              <w:t xml:space="preserve">AREF stands for </w:t>
            </w:r>
            <w:proofErr w:type="spellStart"/>
            <w:r w:rsidRPr="005A7FE3">
              <w:rPr>
                <w:rFonts w:ascii="Times New Roman" w:eastAsia="Times New Roman" w:hAnsi="Times New Roman" w:cs="Times New Roman"/>
                <w:sz w:val="24"/>
                <w:szCs w:val="24"/>
              </w:rPr>
              <w:t>Analog</w:t>
            </w:r>
            <w:proofErr w:type="spellEnd"/>
            <w:r w:rsidRPr="005A7FE3">
              <w:rPr>
                <w:rFonts w:ascii="Times New Roman" w:eastAsia="Times New Roman" w:hAnsi="Times New Roman" w:cs="Times New Roman"/>
                <w:sz w:val="24"/>
                <w:szCs w:val="24"/>
              </w:rPr>
              <w:t xml:space="preserve"> Reference. It is sometimes, used to set an external reference voltage (between 0 and 5 Volts) as the upper limit for the </w:t>
            </w:r>
            <w:proofErr w:type="spellStart"/>
            <w:r w:rsidRPr="005A7FE3">
              <w:rPr>
                <w:rFonts w:ascii="Times New Roman" w:eastAsia="Times New Roman" w:hAnsi="Times New Roman" w:cs="Times New Roman"/>
                <w:sz w:val="24"/>
                <w:szCs w:val="24"/>
              </w:rPr>
              <w:t>analog</w:t>
            </w:r>
            <w:proofErr w:type="spellEnd"/>
            <w:r w:rsidRPr="005A7FE3">
              <w:rPr>
                <w:rFonts w:ascii="Times New Roman" w:eastAsia="Times New Roman" w:hAnsi="Times New Roman" w:cs="Times New Roman"/>
                <w:sz w:val="24"/>
                <w:szCs w:val="24"/>
              </w:rPr>
              <w:t xml:space="preserve"> input pins.</w:t>
            </w:r>
          </w:p>
        </w:tc>
      </w:tr>
    </w:tbl>
    <w:p w:rsidR="005A7FE3" w:rsidRPr="005A7FE3" w:rsidRDefault="005A7FE3" w:rsidP="005A7FE3">
      <w:pPr>
        <w:pStyle w:val="NormalWeb"/>
        <w:spacing w:before="120" w:beforeAutospacing="0" w:after="144" w:afterAutospacing="0" w:line="360" w:lineRule="auto"/>
        <w:ind w:right="48"/>
        <w:jc w:val="both"/>
      </w:pPr>
    </w:p>
    <w:p w:rsidR="005A7FE3" w:rsidRPr="005A7FE3" w:rsidRDefault="005A7FE3" w:rsidP="005A7FE3">
      <w:pPr>
        <w:spacing w:before="120" w:after="144" w:line="360" w:lineRule="auto"/>
        <w:ind w:left="48" w:right="48"/>
        <w:jc w:val="both"/>
        <w:rPr>
          <w:rFonts w:ascii="Times New Roman" w:eastAsia="Times New Roman" w:hAnsi="Times New Roman" w:cs="Times New Roman"/>
          <w:sz w:val="24"/>
          <w:szCs w:val="24"/>
        </w:rPr>
      </w:pPr>
      <w:r w:rsidRPr="005A7FE3">
        <w:rPr>
          <w:rFonts w:ascii="Times New Roman" w:eastAsia="Times New Roman" w:hAnsi="Times New Roman" w:cs="Times New Roman"/>
          <w:sz w:val="24"/>
          <w:szCs w:val="24"/>
        </w:rPr>
        <w:t xml:space="preserve">After learning about the main parts of the </w:t>
      </w:r>
      <w:proofErr w:type="spellStart"/>
      <w:r w:rsidRPr="005A7FE3">
        <w:rPr>
          <w:rFonts w:ascii="Times New Roman" w:eastAsia="Times New Roman" w:hAnsi="Times New Roman" w:cs="Times New Roman"/>
          <w:sz w:val="24"/>
          <w:szCs w:val="24"/>
        </w:rPr>
        <w:t>Arduino</w:t>
      </w:r>
      <w:proofErr w:type="spellEnd"/>
      <w:r w:rsidRPr="005A7FE3">
        <w:rPr>
          <w:rFonts w:ascii="Times New Roman" w:eastAsia="Times New Roman" w:hAnsi="Times New Roman" w:cs="Times New Roman"/>
          <w:sz w:val="24"/>
          <w:szCs w:val="24"/>
        </w:rPr>
        <w:t xml:space="preserve"> UNO board, we are ready to learn how to set up the </w:t>
      </w:r>
      <w:proofErr w:type="spellStart"/>
      <w:r w:rsidRPr="005A7FE3">
        <w:rPr>
          <w:rFonts w:ascii="Times New Roman" w:eastAsia="Times New Roman" w:hAnsi="Times New Roman" w:cs="Times New Roman"/>
          <w:sz w:val="24"/>
          <w:szCs w:val="24"/>
        </w:rPr>
        <w:t>Arduino</w:t>
      </w:r>
      <w:proofErr w:type="spellEnd"/>
      <w:r w:rsidRPr="005A7FE3">
        <w:rPr>
          <w:rFonts w:ascii="Times New Roman" w:eastAsia="Times New Roman" w:hAnsi="Times New Roman" w:cs="Times New Roman"/>
          <w:sz w:val="24"/>
          <w:szCs w:val="24"/>
        </w:rPr>
        <w:t xml:space="preserve"> IDE. Once we learn this, we will be ready to upload our program on the </w:t>
      </w:r>
      <w:proofErr w:type="spellStart"/>
      <w:r w:rsidRPr="005A7FE3">
        <w:rPr>
          <w:rFonts w:ascii="Times New Roman" w:eastAsia="Times New Roman" w:hAnsi="Times New Roman" w:cs="Times New Roman"/>
          <w:sz w:val="24"/>
          <w:szCs w:val="24"/>
        </w:rPr>
        <w:t>Arduino</w:t>
      </w:r>
      <w:proofErr w:type="spellEnd"/>
      <w:r w:rsidRPr="005A7FE3">
        <w:rPr>
          <w:rFonts w:ascii="Times New Roman" w:eastAsia="Times New Roman" w:hAnsi="Times New Roman" w:cs="Times New Roman"/>
          <w:sz w:val="24"/>
          <w:szCs w:val="24"/>
        </w:rPr>
        <w:t xml:space="preserve"> board.</w:t>
      </w:r>
    </w:p>
    <w:p w:rsidR="005A7FE3" w:rsidRPr="005A7FE3" w:rsidRDefault="005A7FE3" w:rsidP="005A7FE3">
      <w:pPr>
        <w:spacing w:before="120" w:after="144" w:line="360" w:lineRule="auto"/>
        <w:ind w:left="48" w:right="48"/>
        <w:jc w:val="both"/>
        <w:rPr>
          <w:rFonts w:ascii="Times New Roman" w:eastAsia="Times New Roman" w:hAnsi="Times New Roman" w:cs="Times New Roman"/>
          <w:sz w:val="24"/>
          <w:szCs w:val="24"/>
        </w:rPr>
      </w:pPr>
      <w:r w:rsidRPr="005A7FE3">
        <w:rPr>
          <w:rFonts w:ascii="Times New Roman" w:eastAsia="Times New Roman" w:hAnsi="Times New Roman" w:cs="Times New Roman"/>
          <w:sz w:val="24"/>
          <w:szCs w:val="24"/>
        </w:rPr>
        <w:t xml:space="preserve">In this section, we will learn in easy steps, how to set up the </w:t>
      </w:r>
      <w:proofErr w:type="spellStart"/>
      <w:r w:rsidRPr="005A7FE3">
        <w:rPr>
          <w:rFonts w:ascii="Times New Roman" w:eastAsia="Times New Roman" w:hAnsi="Times New Roman" w:cs="Times New Roman"/>
          <w:sz w:val="24"/>
          <w:szCs w:val="24"/>
        </w:rPr>
        <w:t>Arduino</w:t>
      </w:r>
      <w:proofErr w:type="spellEnd"/>
      <w:r w:rsidRPr="005A7FE3">
        <w:rPr>
          <w:rFonts w:ascii="Times New Roman" w:eastAsia="Times New Roman" w:hAnsi="Times New Roman" w:cs="Times New Roman"/>
          <w:sz w:val="24"/>
          <w:szCs w:val="24"/>
        </w:rPr>
        <w:t xml:space="preserve"> IDE on our computer and prepare the board to receive the program via USB cable.</w:t>
      </w:r>
    </w:p>
    <w:p w:rsidR="005A7FE3" w:rsidRPr="005A7FE3" w:rsidRDefault="005A7FE3" w:rsidP="005A7FE3">
      <w:pPr>
        <w:spacing w:before="120" w:after="144" w:line="360" w:lineRule="auto"/>
        <w:ind w:left="48" w:right="48"/>
        <w:jc w:val="both"/>
        <w:rPr>
          <w:rFonts w:ascii="Times New Roman" w:eastAsia="Times New Roman" w:hAnsi="Times New Roman" w:cs="Times New Roman"/>
          <w:sz w:val="24"/>
          <w:szCs w:val="24"/>
        </w:rPr>
      </w:pPr>
      <w:r w:rsidRPr="005A7FE3">
        <w:rPr>
          <w:rFonts w:ascii="Times New Roman" w:eastAsia="Times New Roman" w:hAnsi="Times New Roman" w:cs="Times New Roman"/>
          <w:bCs/>
          <w:sz w:val="24"/>
          <w:szCs w:val="24"/>
        </w:rPr>
        <w:t>Step 1</w:t>
      </w:r>
      <w:r w:rsidRPr="005A7FE3">
        <w:rPr>
          <w:rFonts w:ascii="Times New Roman" w:eastAsia="Times New Roman" w:hAnsi="Times New Roman" w:cs="Times New Roman"/>
          <w:sz w:val="24"/>
          <w:szCs w:val="24"/>
        </w:rPr>
        <w:t xml:space="preserve"> − First you must have your </w:t>
      </w:r>
      <w:proofErr w:type="spellStart"/>
      <w:r w:rsidRPr="005A7FE3">
        <w:rPr>
          <w:rFonts w:ascii="Times New Roman" w:eastAsia="Times New Roman" w:hAnsi="Times New Roman" w:cs="Times New Roman"/>
          <w:sz w:val="24"/>
          <w:szCs w:val="24"/>
        </w:rPr>
        <w:t>Arduino</w:t>
      </w:r>
      <w:proofErr w:type="spellEnd"/>
      <w:r w:rsidRPr="005A7FE3">
        <w:rPr>
          <w:rFonts w:ascii="Times New Roman" w:eastAsia="Times New Roman" w:hAnsi="Times New Roman" w:cs="Times New Roman"/>
          <w:sz w:val="24"/>
          <w:szCs w:val="24"/>
        </w:rPr>
        <w:t xml:space="preserve"> board (you can choose your </w:t>
      </w:r>
      <w:proofErr w:type="spellStart"/>
      <w:r w:rsidRPr="005A7FE3">
        <w:rPr>
          <w:rFonts w:ascii="Times New Roman" w:eastAsia="Times New Roman" w:hAnsi="Times New Roman" w:cs="Times New Roman"/>
          <w:sz w:val="24"/>
          <w:szCs w:val="24"/>
        </w:rPr>
        <w:t>favorite</w:t>
      </w:r>
      <w:proofErr w:type="spellEnd"/>
      <w:r w:rsidRPr="005A7FE3">
        <w:rPr>
          <w:rFonts w:ascii="Times New Roman" w:eastAsia="Times New Roman" w:hAnsi="Times New Roman" w:cs="Times New Roman"/>
          <w:sz w:val="24"/>
          <w:szCs w:val="24"/>
        </w:rPr>
        <w:t xml:space="preserve"> board) and a USB cable. In case you use </w:t>
      </w:r>
      <w:proofErr w:type="spellStart"/>
      <w:r w:rsidRPr="005A7FE3">
        <w:rPr>
          <w:rFonts w:ascii="Times New Roman" w:eastAsia="Times New Roman" w:hAnsi="Times New Roman" w:cs="Times New Roman"/>
          <w:sz w:val="24"/>
          <w:szCs w:val="24"/>
        </w:rPr>
        <w:t>Arduino</w:t>
      </w:r>
      <w:proofErr w:type="spellEnd"/>
      <w:r w:rsidRPr="005A7FE3">
        <w:rPr>
          <w:rFonts w:ascii="Times New Roman" w:eastAsia="Times New Roman" w:hAnsi="Times New Roman" w:cs="Times New Roman"/>
          <w:sz w:val="24"/>
          <w:szCs w:val="24"/>
        </w:rPr>
        <w:t xml:space="preserve"> UNO, </w:t>
      </w:r>
      <w:proofErr w:type="spellStart"/>
      <w:r w:rsidRPr="005A7FE3">
        <w:rPr>
          <w:rFonts w:ascii="Times New Roman" w:eastAsia="Times New Roman" w:hAnsi="Times New Roman" w:cs="Times New Roman"/>
          <w:sz w:val="24"/>
          <w:szCs w:val="24"/>
        </w:rPr>
        <w:t>Arduino</w:t>
      </w:r>
      <w:proofErr w:type="spellEnd"/>
      <w:r w:rsidRPr="005A7FE3">
        <w:rPr>
          <w:rFonts w:ascii="Times New Roman" w:eastAsia="Times New Roman" w:hAnsi="Times New Roman" w:cs="Times New Roman"/>
          <w:sz w:val="24"/>
          <w:szCs w:val="24"/>
        </w:rPr>
        <w:t xml:space="preserve"> </w:t>
      </w:r>
      <w:proofErr w:type="spellStart"/>
      <w:r w:rsidRPr="005A7FE3">
        <w:rPr>
          <w:rFonts w:ascii="Times New Roman" w:eastAsia="Times New Roman" w:hAnsi="Times New Roman" w:cs="Times New Roman"/>
          <w:sz w:val="24"/>
          <w:szCs w:val="24"/>
        </w:rPr>
        <w:t>Duemilanove</w:t>
      </w:r>
      <w:proofErr w:type="spellEnd"/>
      <w:r w:rsidRPr="005A7FE3">
        <w:rPr>
          <w:rFonts w:ascii="Times New Roman" w:eastAsia="Times New Roman" w:hAnsi="Times New Roman" w:cs="Times New Roman"/>
          <w:sz w:val="24"/>
          <w:szCs w:val="24"/>
        </w:rPr>
        <w:t xml:space="preserve">, </w:t>
      </w:r>
      <w:proofErr w:type="spellStart"/>
      <w:r w:rsidRPr="005A7FE3">
        <w:rPr>
          <w:rFonts w:ascii="Times New Roman" w:eastAsia="Times New Roman" w:hAnsi="Times New Roman" w:cs="Times New Roman"/>
          <w:sz w:val="24"/>
          <w:szCs w:val="24"/>
        </w:rPr>
        <w:t>Nano</w:t>
      </w:r>
      <w:proofErr w:type="spellEnd"/>
      <w:r w:rsidRPr="005A7FE3">
        <w:rPr>
          <w:rFonts w:ascii="Times New Roman" w:eastAsia="Times New Roman" w:hAnsi="Times New Roman" w:cs="Times New Roman"/>
          <w:sz w:val="24"/>
          <w:szCs w:val="24"/>
        </w:rPr>
        <w:t xml:space="preserve">, </w:t>
      </w:r>
      <w:proofErr w:type="spellStart"/>
      <w:r w:rsidRPr="005A7FE3">
        <w:rPr>
          <w:rFonts w:ascii="Times New Roman" w:eastAsia="Times New Roman" w:hAnsi="Times New Roman" w:cs="Times New Roman"/>
          <w:sz w:val="24"/>
          <w:szCs w:val="24"/>
        </w:rPr>
        <w:t>Arduino</w:t>
      </w:r>
      <w:proofErr w:type="spellEnd"/>
      <w:r w:rsidRPr="005A7FE3">
        <w:rPr>
          <w:rFonts w:ascii="Times New Roman" w:eastAsia="Times New Roman" w:hAnsi="Times New Roman" w:cs="Times New Roman"/>
          <w:sz w:val="24"/>
          <w:szCs w:val="24"/>
        </w:rPr>
        <w:t xml:space="preserve"> Mega 2560, or </w:t>
      </w:r>
      <w:proofErr w:type="spellStart"/>
      <w:r w:rsidRPr="005A7FE3">
        <w:rPr>
          <w:rFonts w:ascii="Times New Roman" w:eastAsia="Times New Roman" w:hAnsi="Times New Roman" w:cs="Times New Roman"/>
          <w:sz w:val="24"/>
          <w:szCs w:val="24"/>
        </w:rPr>
        <w:t>Diecimila</w:t>
      </w:r>
      <w:proofErr w:type="spellEnd"/>
      <w:r w:rsidRPr="005A7FE3">
        <w:rPr>
          <w:rFonts w:ascii="Times New Roman" w:eastAsia="Times New Roman" w:hAnsi="Times New Roman" w:cs="Times New Roman"/>
          <w:sz w:val="24"/>
          <w:szCs w:val="24"/>
        </w:rPr>
        <w:t>, you will need a standard USB cable (A plug to B plug), the kind you would connect to a USB printer as shown in the following image.</w:t>
      </w:r>
    </w:p>
    <w:p w:rsidR="005A7FE3" w:rsidRPr="005A7FE3" w:rsidRDefault="005A7FE3" w:rsidP="005A7FE3">
      <w:pPr>
        <w:spacing w:after="0" w:line="360" w:lineRule="auto"/>
        <w:jc w:val="both"/>
        <w:rPr>
          <w:rFonts w:ascii="Times New Roman" w:eastAsia="Times New Roman" w:hAnsi="Times New Roman" w:cs="Times New Roman"/>
          <w:sz w:val="24"/>
          <w:szCs w:val="24"/>
        </w:rPr>
      </w:pPr>
      <w:r w:rsidRPr="005A7FE3">
        <w:rPr>
          <w:rFonts w:ascii="Times New Roman" w:eastAsia="Times New Roman" w:hAnsi="Times New Roman" w:cs="Times New Roman"/>
          <w:noProof/>
          <w:sz w:val="24"/>
          <w:szCs w:val="24"/>
        </w:rPr>
        <w:drawing>
          <wp:inline distT="0" distB="0" distL="0" distR="0">
            <wp:extent cx="1943100" cy="1724025"/>
            <wp:effectExtent l="0" t="0" r="0" b="9525"/>
            <wp:docPr id="46" name="Picture 46" descr="USB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SB Cable"/>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43100" cy="1724025"/>
                    </a:xfrm>
                    <a:prstGeom prst="rect">
                      <a:avLst/>
                    </a:prstGeom>
                    <a:noFill/>
                    <a:ln>
                      <a:noFill/>
                    </a:ln>
                  </pic:spPr>
                </pic:pic>
              </a:graphicData>
            </a:graphic>
          </wp:inline>
        </w:drawing>
      </w:r>
    </w:p>
    <w:p w:rsidR="005A7FE3" w:rsidRPr="005A7FE3" w:rsidRDefault="005A7FE3" w:rsidP="005A7FE3">
      <w:pPr>
        <w:spacing w:before="120" w:after="144" w:line="360" w:lineRule="auto"/>
        <w:ind w:left="48" w:right="48"/>
        <w:jc w:val="both"/>
        <w:rPr>
          <w:rFonts w:ascii="Times New Roman" w:eastAsia="Times New Roman" w:hAnsi="Times New Roman" w:cs="Times New Roman"/>
          <w:sz w:val="24"/>
          <w:szCs w:val="24"/>
        </w:rPr>
      </w:pPr>
      <w:r w:rsidRPr="005A7FE3">
        <w:rPr>
          <w:rFonts w:ascii="Times New Roman" w:eastAsia="Times New Roman" w:hAnsi="Times New Roman" w:cs="Times New Roman"/>
          <w:sz w:val="24"/>
          <w:szCs w:val="24"/>
        </w:rPr>
        <w:lastRenderedPageBreak/>
        <w:t xml:space="preserve">In case you use </w:t>
      </w:r>
      <w:proofErr w:type="spellStart"/>
      <w:r w:rsidRPr="005A7FE3">
        <w:rPr>
          <w:rFonts w:ascii="Times New Roman" w:eastAsia="Times New Roman" w:hAnsi="Times New Roman" w:cs="Times New Roman"/>
          <w:sz w:val="24"/>
          <w:szCs w:val="24"/>
        </w:rPr>
        <w:t>Arduino</w:t>
      </w:r>
      <w:proofErr w:type="spellEnd"/>
      <w:r w:rsidRPr="005A7FE3">
        <w:rPr>
          <w:rFonts w:ascii="Times New Roman" w:eastAsia="Times New Roman" w:hAnsi="Times New Roman" w:cs="Times New Roman"/>
          <w:sz w:val="24"/>
          <w:szCs w:val="24"/>
        </w:rPr>
        <w:t xml:space="preserve"> </w:t>
      </w:r>
      <w:proofErr w:type="spellStart"/>
      <w:r w:rsidRPr="005A7FE3">
        <w:rPr>
          <w:rFonts w:ascii="Times New Roman" w:eastAsia="Times New Roman" w:hAnsi="Times New Roman" w:cs="Times New Roman"/>
          <w:sz w:val="24"/>
          <w:szCs w:val="24"/>
        </w:rPr>
        <w:t>Nano</w:t>
      </w:r>
      <w:proofErr w:type="spellEnd"/>
      <w:r w:rsidRPr="005A7FE3">
        <w:rPr>
          <w:rFonts w:ascii="Times New Roman" w:eastAsia="Times New Roman" w:hAnsi="Times New Roman" w:cs="Times New Roman"/>
          <w:sz w:val="24"/>
          <w:szCs w:val="24"/>
        </w:rPr>
        <w:t>, you will need an A to Mini-B cable instead as shown in the following image.</w:t>
      </w:r>
    </w:p>
    <w:p w:rsidR="005A7FE3" w:rsidRPr="005A7FE3" w:rsidRDefault="005A7FE3" w:rsidP="005A7FE3">
      <w:pPr>
        <w:spacing w:after="0" w:line="360" w:lineRule="auto"/>
        <w:jc w:val="both"/>
        <w:rPr>
          <w:rFonts w:ascii="Times New Roman" w:eastAsia="Times New Roman" w:hAnsi="Times New Roman" w:cs="Times New Roman"/>
          <w:sz w:val="24"/>
          <w:szCs w:val="24"/>
        </w:rPr>
      </w:pPr>
      <w:r w:rsidRPr="005A7FE3">
        <w:rPr>
          <w:rFonts w:ascii="Times New Roman" w:eastAsia="Times New Roman" w:hAnsi="Times New Roman" w:cs="Times New Roman"/>
          <w:noProof/>
          <w:sz w:val="24"/>
          <w:szCs w:val="24"/>
        </w:rPr>
        <w:drawing>
          <wp:inline distT="0" distB="0" distL="0" distR="0">
            <wp:extent cx="2143125" cy="2143125"/>
            <wp:effectExtent l="0" t="0" r="9525" b="9525"/>
            <wp:docPr id="45" name="Picture 45" descr="Mini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ini Cable"/>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43125" cy="2143125"/>
                    </a:xfrm>
                    <a:prstGeom prst="rect">
                      <a:avLst/>
                    </a:prstGeom>
                    <a:noFill/>
                    <a:ln>
                      <a:noFill/>
                    </a:ln>
                  </pic:spPr>
                </pic:pic>
              </a:graphicData>
            </a:graphic>
          </wp:inline>
        </w:drawing>
      </w:r>
    </w:p>
    <w:p w:rsidR="005A7FE3" w:rsidRPr="005A7FE3" w:rsidRDefault="005A7FE3" w:rsidP="005A7FE3">
      <w:pPr>
        <w:spacing w:before="120" w:after="144" w:line="360" w:lineRule="auto"/>
        <w:ind w:left="48" w:right="48"/>
        <w:jc w:val="both"/>
        <w:rPr>
          <w:rFonts w:ascii="Times New Roman" w:eastAsia="Times New Roman" w:hAnsi="Times New Roman" w:cs="Times New Roman"/>
          <w:sz w:val="24"/>
          <w:szCs w:val="24"/>
        </w:rPr>
      </w:pPr>
      <w:r w:rsidRPr="005A7FE3">
        <w:rPr>
          <w:rFonts w:ascii="Times New Roman" w:eastAsia="Times New Roman" w:hAnsi="Times New Roman" w:cs="Times New Roman"/>
          <w:bCs/>
          <w:sz w:val="24"/>
          <w:szCs w:val="24"/>
        </w:rPr>
        <w:t xml:space="preserve">Step 2 − Download </w:t>
      </w:r>
      <w:proofErr w:type="spellStart"/>
      <w:r w:rsidRPr="005A7FE3">
        <w:rPr>
          <w:rFonts w:ascii="Times New Roman" w:eastAsia="Times New Roman" w:hAnsi="Times New Roman" w:cs="Times New Roman"/>
          <w:bCs/>
          <w:sz w:val="24"/>
          <w:szCs w:val="24"/>
        </w:rPr>
        <w:t>Arduino</w:t>
      </w:r>
      <w:proofErr w:type="spellEnd"/>
      <w:r w:rsidRPr="005A7FE3">
        <w:rPr>
          <w:rFonts w:ascii="Times New Roman" w:eastAsia="Times New Roman" w:hAnsi="Times New Roman" w:cs="Times New Roman"/>
          <w:bCs/>
          <w:sz w:val="24"/>
          <w:szCs w:val="24"/>
        </w:rPr>
        <w:t xml:space="preserve"> IDE Software.</w:t>
      </w:r>
    </w:p>
    <w:p w:rsidR="005A7FE3" w:rsidRPr="005A7FE3" w:rsidRDefault="005A7FE3" w:rsidP="005A7FE3">
      <w:pPr>
        <w:spacing w:before="120" w:after="144" w:line="360" w:lineRule="auto"/>
        <w:ind w:left="48" w:right="48"/>
        <w:jc w:val="both"/>
        <w:rPr>
          <w:rFonts w:ascii="Times New Roman" w:eastAsia="Times New Roman" w:hAnsi="Times New Roman" w:cs="Times New Roman"/>
          <w:sz w:val="24"/>
          <w:szCs w:val="24"/>
        </w:rPr>
      </w:pPr>
      <w:r w:rsidRPr="005A7FE3">
        <w:rPr>
          <w:rFonts w:ascii="Times New Roman" w:eastAsia="Times New Roman" w:hAnsi="Times New Roman" w:cs="Times New Roman"/>
          <w:sz w:val="24"/>
          <w:szCs w:val="24"/>
        </w:rPr>
        <w:t xml:space="preserve">You can get different versions of </w:t>
      </w:r>
      <w:proofErr w:type="spellStart"/>
      <w:r w:rsidRPr="005A7FE3">
        <w:rPr>
          <w:rFonts w:ascii="Times New Roman" w:eastAsia="Times New Roman" w:hAnsi="Times New Roman" w:cs="Times New Roman"/>
          <w:sz w:val="24"/>
          <w:szCs w:val="24"/>
        </w:rPr>
        <w:t>Arduino</w:t>
      </w:r>
      <w:proofErr w:type="spellEnd"/>
      <w:r w:rsidRPr="005A7FE3">
        <w:rPr>
          <w:rFonts w:ascii="Times New Roman" w:eastAsia="Times New Roman" w:hAnsi="Times New Roman" w:cs="Times New Roman"/>
          <w:sz w:val="24"/>
          <w:szCs w:val="24"/>
        </w:rPr>
        <w:t xml:space="preserve"> IDE from the </w:t>
      </w:r>
      <w:hyperlink r:id="rId31" w:tgtFrame="_blank" w:history="1">
        <w:r w:rsidRPr="005A7FE3">
          <w:rPr>
            <w:rFonts w:ascii="Times New Roman" w:eastAsia="Times New Roman" w:hAnsi="Times New Roman" w:cs="Times New Roman"/>
            <w:sz w:val="24"/>
            <w:szCs w:val="24"/>
          </w:rPr>
          <w:t>Download page</w:t>
        </w:r>
      </w:hyperlink>
      <w:r w:rsidRPr="005A7FE3">
        <w:rPr>
          <w:rFonts w:ascii="Times New Roman" w:eastAsia="Times New Roman" w:hAnsi="Times New Roman" w:cs="Times New Roman"/>
          <w:sz w:val="24"/>
          <w:szCs w:val="24"/>
        </w:rPr>
        <w:t xml:space="preserve"> on the </w:t>
      </w:r>
      <w:proofErr w:type="spellStart"/>
      <w:r w:rsidRPr="005A7FE3">
        <w:rPr>
          <w:rFonts w:ascii="Times New Roman" w:eastAsia="Times New Roman" w:hAnsi="Times New Roman" w:cs="Times New Roman"/>
          <w:sz w:val="24"/>
          <w:szCs w:val="24"/>
        </w:rPr>
        <w:t>Arduino</w:t>
      </w:r>
      <w:proofErr w:type="spellEnd"/>
      <w:r w:rsidRPr="005A7FE3">
        <w:rPr>
          <w:rFonts w:ascii="Times New Roman" w:eastAsia="Times New Roman" w:hAnsi="Times New Roman" w:cs="Times New Roman"/>
          <w:sz w:val="24"/>
          <w:szCs w:val="24"/>
        </w:rPr>
        <w:t xml:space="preserve"> Official website. You must select your software, which is compatible with your operating system (Windows, IOS, or Linux). After your file download is complete, unzip the file.</w:t>
      </w:r>
    </w:p>
    <w:p w:rsidR="005A7FE3" w:rsidRPr="005A7FE3" w:rsidRDefault="005A7FE3" w:rsidP="005A7FE3">
      <w:pPr>
        <w:spacing w:after="0" w:line="360" w:lineRule="auto"/>
        <w:jc w:val="both"/>
        <w:rPr>
          <w:rFonts w:ascii="Times New Roman" w:eastAsia="Times New Roman" w:hAnsi="Times New Roman" w:cs="Times New Roman"/>
          <w:sz w:val="24"/>
          <w:szCs w:val="24"/>
        </w:rPr>
      </w:pPr>
      <w:r w:rsidRPr="005A7FE3">
        <w:rPr>
          <w:rFonts w:ascii="Times New Roman" w:eastAsia="Times New Roman" w:hAnsi="Times New Roman" w:cs="Times New Roman"/>
          <w:noProof/>
          <w:sz w:val="24"/>
          <w:szCs w:val="24"/>
        </w:rPr>
        <w:drawing>
          <wp:inline distT="0" distB="0" distL="0" distR="0">
            <wp:extent cx="4181475" cy="2962275"/>
            <wp:effectExtent l="0" t="0" r="9525" b="9525"/>
            <wp:docPr id="44" name="Picture 44" descr="Opening Arduino Nightly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Opening Arduino Nightly Windows"/>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81475" cy="2962275"/>
                    </a:xfrm>
                    <a:prstGeom prst="rect">
                      <a:avLst/>
                    </a:prstGeom>
                    <a:noFill/>
                    <a:ln>
                      <a:noFill/>
                    </a:ln>
                  </pic:spPr>
                </pic:pic>
              </a:graphicData>
            </a:graphic>
          </wp:inline>
        </w:drawing>
      </w:r>
    </w:p>
    <w:p w:rsidR="005A7FE3" w:rsidRPr="005A7FE3" w:rsidRDefault="005A7FE3" w:rsidP="005A7FE3">
      <w:pPr>
        <w:spacing w:before="120" w:after="144" w:line="360" w:lineRule="auto"/>
        <w:ind w:left="48" w:right="48"/>
        <w:jc w:val="both"/>
        <w:rPr>
          <w:rFonts w:ascii="Times New Roman" w:eastAsia="Times New Roman" w:hAnsi="Times New Roman" w:cs="Times New Roman"/>
          <w:sz w:val="24"/>
          <w:szCs w:val="24"/>
        </w:rPr>
      </w:pPr>
      <w:r w:rsidRPr="005A7FE3">
        <w:rPr>
          <w:rFonts w:ascii="Times New Roman" w:eastAsia="Times New Roman" w:hAnsi="Times New Roman" w:cs="Times New Roman"/>
          <w:bCs/>
          <w:sz w:val="24"/>
          <w:szCs w:val="24"/>
        </w:rPr>
        <w:t>Step 3 − Power up your board.</w:t>
      </w:r>
    </w:p>
    <w:p w:rsidR="005A7FE3" w:rsidRPr="005A7FE3" w:rsidRDefault="005A7FE3" w:rsidP="005A7FE3">
      <w:pPr>
        <w:spacing w:before="120" w:after="144" w:line="360" w:lineRule="auto"/>
        <w:ind w:left="48" w:right="48"/>
        <w:jc w:val="both"/>
        <w:rPr>
          <w:rFonts w:ascii="Times New Roman" w:eastAsia="Times New Roman" w:hAnsi="Times New Roman" w:cs="Times New Roman"/>
          <w:sz w:val="24"/>
          <w:szCs w:val="24"/>
        </w:rPr>
      </w:pPr>
      <w:r w:rsidRPr="005A7FE3">
        <w:rPr>
          <w:rFonts w:ascii="Times New Roman" w:eastAsia="Times New Roman" w:hAnsi="Times New Roman" w:cs="Times New Roman"/>
          <w:sz w:val="24"/>
          <w:szCs w:val="24"/>
        </w:rPr>
        <w:t xml:space="preserve">The </w:t>
      </w:r>
      <w:proofErr w:type="spellStart"/>
      <w:r w:rsidRPr="005A7FE3">
        <w:rPr>
          <w:rFonts w:ascii="Times New Roman" w:eastAsia="Times New Roman" w:hAnsi="Times New Roman" w:cs="Times New Roman"/>
          <w:sz w:val="24"/>
          <w:szCs w:val="24"/>
        </w:rPr>
        <w:t>Arduino</w:t>
      </w:r>
      <w:proofErr w:type="spellEnd"/>
      <w:r w:rsidRPr="005A7FE3">
        <w:rPr>
          <w:rFonts w:ascii="Times New Roman" w:eastAsia="Times New Roman" w:hAnsi="Times New Roman" w:cs="Times New Roman"/>
          <w:sz w:val="24"/>
          <w:szCs w:val="24"/>
        </w:rPr>
        <w:t xml:space="preserve"> Uno, Mega, </w:t>
      </w:r>
      <w:proofErr w:type="spellStart"/>
      <w:r w:rsidRPr="005A7FE3">
        <w:rPr>
          <w:rFonts w:ascii="Times New Roman" w:eastAsia="Times New Roman" w:hAnsi="Times New Roman" w:cs="Times New Roman"/>
          <w:sz w:val="24"/>
          <w:szCs w:val="24"/>
        </w:rPr>
        <w:t>Duemilanove</w:t>
      </w:r>
      <w:proofErr w:type="spellEnd"/>
      <w:r w:rsidRPr="005A7FE3">
        <w:rPr>
          <w:rFonts w:ascii="Times New Roman" w:eastAsia="Times New Roman" w:hAnsi="Times New Roman" w:cs="Times New Roman"/>
          <w:sz w:val="24"/>
          <w:szCs w:val="24"/>
        </w:rPr>
        <w:t xml:space="preserve"> and </w:t>
      </w:r>
      <w:proofErr w:type="spellStart"/>
      <w:r w:rsidRPr="005A7FE3">
        <w:rPr>
          <w:rFonts w:ascii="Times New Roman" w:eastAsia="Times New Roman" w:hAnsi="Times New Roman" w:cs="Times New Roman"/>
          <w:sz w:val="24"/>
          <w:szCs w:val="24"/>
        </w:rPr>
        <w:t>Arduino</w:t>
      </w:r>
      <w:proofErr w:type="spellEnd"/>
      <w:r w:rsidRPr="005A7FE3">
        <w:rPr>
          <w:rFonts w:ascii="Times New Roman" w:eastAsia="Times New Roman" w:hAnsi="Times New Roman" w:cs="Times New Roman"/>
          <w:sz w:val="24"/>
          <w:szCs w:val="24"/>
        </w:rPr>
        <w:t xml:space="preserve"> </w:t>
      </w:r>
      <w:proofErr w:type="spellStart"/>
      <w:r w:rsidRPr="005A7FE3">
        <w:rPr>
          <w:rFonts w:ascii="Times New Roman" w:eastAsia="Times New Roman" w:hAnsi="Times New Roman" w:cs="Times New Roman"/>
          <w:sz w:val="24"/>
          <w:szCs w:val="24"/>
        </w:rPr>
        <w:t>Nano</w:t>
      </w:r>
      <w:proofErr w:type="spellEnd"/>
      <w:r w:rsidRPr="005A7FE3">
        <w:rPr>
          <w:rFonts w:ascii="Times New Roman" w:eastAsia="Times New Roman" w:hAnsi="Times New Roman" w:cs="Times New Roman"/>
          <w:sz w:val="24"/>
          <w:szCs w:val="24"/>
        </w:rPr>
        <w:t xml:space="preserve"> automatically draw power from either, the USB connection to the computer or an external power supply. If you are using an </w:t>
      </w:r>
      <w:proofErr w:type="spellStart"/>
      <w:r w:rsidRPr="005A7FE3">
        <w:rPr>
          <w:rFonts w:ascii="Times New Roman" w:eastAsia="Times New Roman" w:hAnsi="Times New Roman" w:cs="Times New Roman"/>
          <w:sz w:val="24"/>
          <w:szCs w:val="24"/>
        </w:rPr>
        <w:t>Arduino</w:t>
      </w:r>
      <w:proofErr w:type="spellEnd"/>
      <w:r w:rsidRPr="005A7FE3">
        <w:rPr>
          <w:rFonts w:ascii="Times New Roman" w:eastAsia="Times New Roman" w:hAnsi="Times New Roman" w:cs="Times New Roman"/>
          <w:sz w:val="24"/>
          <w:szCs w:val="24"/>
        </w:rPr>
        <w:t xml:space="preserve"> </w:t>
      </w:r>
      <w:proofErr w:type="spellStart"/>
      <w:r w:rsidRPr="005A7FE3">
        <w:rPr>
          <w:rFonts w:ascii="Times New Roman" w:eastAsia="Times New Roman" w:hAnsi="Times New Roman" w:cs="Times New Roman"/>
          <w:sz w:val="24"/>
          <w:szCs w:val="24"/>
        </w:rPr>
        <w:t>Diecimila</w:t>
      </w:r>
      <w:proofErr w:type="spellEnd"/>
      <w:r w:rsidRPr="005A7FE3">
        <w:rPr>
          <w:rFonts w:ascii="Times New Roman" w:eastAsia="Times New Roman" w:hAnsi="Times New Roman" w:cs="Times New Roman"/>
          <w:sz w:val="24"/>
          <w:szCs w:val="24"/>
        </w:rPr>
        <w:t xml:space="preserve">, you have to make sure that the board is configured to draw power from the USB connection. The power source is selected with a jumper, a small piece of plastic </w:t>
      </w:r>
      <w:r w:rsidRPr="005A7FE3">
        <w:rPr>
          <w:rFonts w:ascii="Times New Roman" w:eastAsia="Times New Roman" w:hAnsi="Times New Roman" w:cs="Times New Roman"/>
          <w:sz w:val="24"/>
          <w:szCs w:val="24"/>
        </w:rPr>
        <w:lastRenderedPageBreak/>
        <w:t>that fits onto two of the three pins between the USB and power jacks. Check that it is on the two pins closest to the USB port.</w:t>
      </w:r>
    </w:p>
    <w:p w:rsidR="005A7FE3" w:rsidRPr="005A7FE3" w:rsidRDefault="005A7FE3" w:rsidP="005A7FE3">
      <w:pPr>
        <w:spacing w:before="120" w:after="144" w:line="360" w:lineRule="auto"/>
        <w:ind w:left="48" w:right="48"/>
        <w:jc w:val="both"/>
        <w:rPr>
          <w:rFonts w:ascii="Times New Roman" w:eastAsia="Times New Roman" w:hAnsi="Times New Roman" w:cs="Times New Roman"/>
          <w:sz w:val="24"/>
          <w:szCs w:val="24"/>
        </w:rPr>
      </w:pPr>
      <w:r w:rsidRPr="005A7FE3">
        <w:rPr>
          <w:rFonts w:ascii="Times New Roman" w:eastAsia="Times New Roman" w:hAnsi="Times New Roman" w:cs="Times New Roman"/>
          <w:sz w:val="24"/>
          <w:szCs w:val="24"/>
        </w:rPr>
        <w:t xml:space="preserve">Connect the </w:t>
      </w:r>
      <w:proofErr w:type="spellStart"/>
      <w:r w:rsidRPr="005A7FE3">
        <w:rPr>
          <w:rFonts w:ascii="Times New Roman" w:eastAsia="Times New Roman" w:hAnsi="Times New Roman" w:cs="Times New Roman"/>
          <w:sz w:val="24"/>
          <w:szCs w:val="24"/>
        </w:rPr>
        <w:t>Arduino</w:t>
      </w:r>
      <w:proofErr w:type="spellEnd"/>
      <w:r w:rsidRPr="005A7FE3">
        <w:rPr>
          <w:rFonts w:ascii="Times New Roman" w:eastAsia="Times New Roman" w:hAnsi="Times New Roman" w:cs="Times New Roman"/>
          <w:sz w:val="24"/>
          <w:szCs w:val="24"/>
        </w:rPr>
        <w:t xml:space="preserve"> board to your computer using the USB cable. The green power LED (</w:t>
      </w:r>
      <w:proofErr w:type="spellStart"/>
      <w:r w:rsidRPr="005A7FE3">
        <w:rPr>
          <w:rFonts w:ascii="Times New Roman" w:eastAsia="Times New Roman" w:hAnsi="Times New Roman" w:cs="Times New Roman"/>
          <w:sz w:val="24"/>
          <w:szCs w:val="24"/>
        </w:rPr>
        <w:t>labeled</w:t>
      </w:r>
      <w:proofErr w:type="spellEnd"/>
      <w:r w:rsidRPr="005A7FE3">
        <w:rPr>
          <w:rFonts w:ascii="Times New Roman" w:eastAsia="Times New Roman" w:hAnsi="Times New Roman" w:cs="Times New Roman"/>
          <w:sz w:val="24"/>
          <w:szCs w:val="24"/>
        </w:rPr>
        <w:t xml:space="preserve"> PWR) should glow.</w:t>
      </w:r>
    </w:p>
    <w:p w:rsidR="005A7FE3" w:rsidRPr="005A7FE3" w:rsidRDefault="005A7FE3" w:rsidP="005A7FE3">
      <w:pPr>
        <w:spacing w:before="120" w:after="144" w:line="360" w:lineRule="auto"/>
        <w:ind w:left="48" w:right="48"/>
        <w:jc w:val="both"/>
        <w:rPr>
          <w:rFonts w:ascii="Times New Roman" w:eastAsia="Times New Roman" w:hAnsi="Times New Roman" w:cs="Times New Roman"/>
          <w:sz w:val="24"/>
          <w:szCs w:val="24"/>
        </w:rPr>
      </w:pPr>
      <w:r w:rsidRPr="005A7FE3">
        <w:rPr>
          <w:rFonts w:ascii="Times New Roman" w:eastAsia="Times New Roman" w:hAnsi="Times New Roman" w:cs="Times New Roman"/>
          <w:bCs/>
          <w:sz w:val="24"/>
          <w:szCs w:val="24"/>
        </w:rPr>
        <w:t xml:space="preserve">Step 4 − Launch </w:t>
      </w:r>
      <w:proofErr w:type="spellStart"/>
      <w:r w:rsidRPr="005A7FE3">
        <w:rPr>
          <w:rFonts w:ascii="Times New Roman" w:eastAsia="Times New Roman" w:hAnsi="Times New Roman" w:cs="Times New Roman"/>
          <w:bCs/>
          <w:sz w:val="24"/>
          <w:szCs w:val="24"/>
        </w:rPr>
        <w:t>Arduino</w:t>
      </w:r>
      <w:proofErr w:type="spellEnd"/>
      <w:r w:rsidRPr="005A7FE3">
        <w:rPr>
          <w:rFonts w:ascii="Times New Roman" w:eastAsia="Times New Roman" w:hAnsi="Times New Roman" w:cs="Times New Roman"/>
          <w:bCs/>
          <w:sz w:val="24"/>
          <w:szCs w:val="24"/>
        </w:rPr>
        <w:t xml:space="preserve"> IDE.</w:t>
      </w:r>
    </w:p>
    <w:p w:rsidR="005A7FE3" w:rsidRPr="005A7FE3" w:rsidRDefault="005A7FE3" w:rsidP="005A7FE3">
      <w:pPr>
        <w:spacing w:before="120" w:after="144" w:line="360" w:lineRule="auto"/>
        <w:ind w:left="48" w:right="48"/>
        <w:jc w:val="both"/>
        <w:rPr>
          <w:rFonts w:ascii="Times New Roman" w:eastAsia="Times New Roman" w:hAnsi="Times New Roman" w:cs="Times New Roman"/>
          <w:sz w:val="24"/>
          <w:szCs w:val="24"/>
        </w:rPr>
      </w:pPr>
      <w:r w:rsidRPr="005A7FE3">
        <w:rPr>
          <w:rFonts w:ascii="Times New Roman" w:eastAsia="Times New Roman" w:hAnsi="Times New Roman" w:cs="Times New Roman"/>
          <w:sz w:val="24"/>
          <w:szCs w:val="24"/>
        </w:rPr>
        <w:t xml:space="preserve">After your </w:t>
      </w:r>
      <w:proofErr w:type="spellStart"/>
      <w:r w:rsidRPr="005A7FE3">
        <w:rPr>
          <w:rFonts w:ascii="Times New Roman" w:eastAsia="Times New Roman" w:hAnsi="Times New Roman" w:cs="Times New Roman"/>
          <w:sz w:val="24"/>
          <w:szCs w:val="24"/>
        </w:rPr>
        <w:t>Arduino</w:t>
      </w:r>
      <w:proofErr w:type="spellEnd"/>
      <w:r w:rsidRPr="005A7FE3">
        <w:rPr>
          <w:rFonts w:ascii="Times New Roman" w:eastAsia="Times New Roman" w:hAnsi="Times New Roman" w:cs="Times New Roman"/>
          <w:sz w:val="24"/>
          <w:szCs w:val="24"/>
        </w:rPr>
        <w:t xml:space="preserve"> IDE software is downloaded, you need to unzip the folder. Inside the folder, you can find the application icon with an infinity label (application.exe). Double-click the icon to start the IDE.</w:t>
      </w:r>
    </w:p>
    <w:p w:rsidR="005A7FE3" w:rsidRPr="005A7FE3" w:rsidRDefault="005A7FE3" w:rsidP="005A7FE3">
      <w:pPr>
        <w:spacing w:after="0" w:line="360" w:lineRule="auto"/>
        <w:jc w:val="both"/>
        <w:rPr>
          <w:rFonts w:ascii="Times New Roman" w:eastAsia="Times New Roman" w:hAnsi="Times New Roman" w:cs="Times New Roman"/>
          <w:sz w:val="24"/>
          <w:szCs w:val="24"/>
        </w:rPr>
      </w:pPr>
      <w:r w:rsidRPr="005A7FE3">
        <w:rPr>
          <w:rFonts w:ascii="Times New Roman" w:eastAsia="Times New Roman" w:hAnsi="Times New Roman" w:cs="Times New Roman"/>
          <w:noProof/>
          <w:sz w:val="24"/>
          <w:szCs w:val="24"/>
        </w:rPr>
        <w:drawing>
          <wp:inline distT="0" distB="0" distL="0" distR="0">
            <wp:extent cx="5715000" cy="3695700"/>
            <wp:effectExtent l="0" t="0" r="0" b="0"/>
            <wp:docPr id="6" name="Picture 43" descr="Launch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aunch Arduino IDE"/>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5000" cy="3695700"/>
                    </a:xfrm>
                    <a:prstGeom prst="rect">
                      <a:avLst/>
                    </a:prstGeom>
                    <a:noFill/>
                    <a:ln>
                      <a:noFill/>
                    </a:ln>
                  </pic:spPr>
                </pic:pic>
              </a:graphicData>
            </a:graphic>
          </wp:inline>
        </w:drawing>
      </w:r>
    </w:p>
    <w:p w:rsidR="005A7FE3" w:rsidRPr="005A7FE3" w:rsidRDefault="005A7FE3" w:rsidP="005A7FE3">
      <w:pPr>
        <w:spacing w:before="120" w:after="144" w:line="360" w:lineRule="auto"/>
        <w:ind w:left="48" w:right="48"/>
        <w:jc w:val="both"/>
        <w:rPr>
          <w:rFonts w:ascii="Times New Roman" w:eastAsia="Times New Roman" w:hAnsi="Times New Roman" w:cs="Times New Roman"/>
          <w:sz w:val="24"/>
          <w:szCs w:val="24"/>
        </w:rPr>
      </w:pPr>
      <w:r w:rsidRPr="005A7FE3">
        <w:rPr>
          <w:rFonts w:ascii="Times New Roman" w:eastAsia="Times New Roman" w:hAnsi="Times New Roman" w:cs="Times New Roman"/>
          <w:bCs/>
          <w:sz w:val="24"/>
          <w:szCs w:val="24"/>
        </w:rPr>
        <w:t>Step 5 − Open your first project.</w:t>
      </w:r>
    </w:p>
    <w:p w:rsidR="005A7FE3" w:rsidRPr="005A7FE3" w:rsidRDefault="005A7FE3" w:rsidP="005A7FE3">
      <w:pPr>
        <w:spacing w:before="120" w:after="144" w:line="360" w:lineRule="auto"/>
        <w:ind w:left="48" w:right="48"/>
        <w:jc w:val="both"/>
        <w:rPr>
          <w:rFonts w:ascii="Times New Roman" w:eastAsia="Times New Roman" w:hAnsi="Times New Roman" w:cs="Times New Roman"/>
          <w:sz w:val="24"/>
          <w:szCs w:val="24"/>
        </w:rPr>
      </w:pPr>
      <w:r w:rsidRPr="005A7FE3">
        <w:rPr>
          <w:rFonts w:ascii="Times New Roman" w:eastAsia="Times New Roman" w:hAnsi="Times New Roman" w:cs="Times New Roman"/>
          <w:sz w:val="24"/>
          <w:szCs w:val="24"/>
        </w:rPr>
        <w:t>Once the software starts, you have two options −</w:t>
      </w:r>
    </w:p>
    <w:p w:rsidR="005A7FE3" w:rsidRPr="005A7FE3" w:rsidRDefault="005A7FE3" w:rsidP="005A7FE3">
      <w:pPr>
        <w:numPr>
          <w:ilvl w:val="0"/>
          <w:numId w:val="20"/>
        </w:numPr>
        <w:spacing w:before="100" w:beforeAutospacing="1" w:after="75" w:line="360" w:lineRule="auto"/>
        <w:jc w:val="both"/>
        <w:rPr>
          <w:rFonts w:ascii="Times New Roman" w:eastAsia="Times New Roman" w:hAnsi="Times New Roman" w:cs="Times New Roman"/>
          <w:sz w:val="24"/>
          <w:szCs w:val="24"/>
        </w:rPr>
      </w:pPr>
      <w:r w:rsidRPr="005A7FE3">
        <w:rPr>
          <w:rFonts w:ascii="Times New Roman" w:eastAsia="Times New Roman" w:hAnsi="Times New Roman" w:cs="Times New Roman"/>
          <w:sz w:val="24"/>
          <w:szCs w:val="24"/>
        </w:rPr>
        <w:t>Create a new project.</w:t>
      </w:r>
    </w:p>
    <w:p w:rsidR="005A7FE3" w:rsidRPr="005A7FE3" w:rsidRDefault="005A7FE3" w:rsidP="005A7FE3">
      <w:pPr>
        <w:numPr>
          <w:ilvl w:val="0"/>
          <w:numId w:val="20"/>
        </w:numPr>
        <w:spacing w:before="100" w:beforeAutospacing="1" w:after="75" w:line="360" w:lineRule="auto"/>
        <w:jc w:val="both"/>
        <w:rPr>
          <w:rFonts w:ascii="Times New Roman" w:eastAsia="Times New Roman" w:hAnsi="Times New Roman" w:cs="Times New Roman"/>
          <w:sz w:val="24"/>
          <w:szCs w:val="24"/>
        </w:rPr>
      </w:pPr>
      <w:r w:rsidRPr="005A7FE3">
        <w:rPr>
          <w:rFonts w:ascii="Times New Roman" w:eastAsia="Times New Roman" w:hAnsi="Times New Roman" w:cs="Times New Roman"/>
          <w:sz w:val="24"/>
          <w:szCs w:val="24"/>
        </w:rPr>
        <w:t>Open an existing project example.</w:t>
      </w:r>
    </w:p>
    <w:p w:rsidR="005A7FE3" w:rsidRPr="005A7FE3" w:rsidRDefault="005A7FE3" w:rsidP="005A7FE3">
      <w:pPr>
        <w:spacing w:before="120" w:after="144" w:line="360" w:lineRule="auto"/>
        <w:ind w:left="48" w:right="48"/>
        <w:jc w:val="both"/>
        <w:rPr>
          <w:rFonts w:ascii="Times New Roman" w:eastAsia="Times New Roman" w:hAnsi="Times New Roman" w:cs="Times New Roman"/>
          <w:sz w:val="24"/>
          <w:szCs w:val="24"/>
        </w:rPr>
      </w:pPr>
      <w:r w:rsidRPr="005A7FE3">
        <w:rPr>
          <w:rFonts w:ascii="Times New Roman" w:eastAsia="Times New Roman" w:hAnsi="Times New Roman" w:cs="Times New Roman"/>
          <w:sz w:val="24"/>
          <w:szCs w:val="24"/>
        </w:rPr>
        <w:t>To create a new project, select File → </w:t>
      </w:r>
      <w:proofErr w:type="gramStart"/>
      <w:r w:rsidRPr="005A7FE3">
        <w:rPr>
          <w:rFonts w:ascii="Times New Roman" w:eastAsia="Times New Roman" w:hAnsi="Times New Roman" w:cs="Times New Roman"/>
          <w:bCs/>
          <w:sz w:val="24"/>
          <w:szCs w:val="24"/>
        </w:rPr>
        <w:t>New</w:t>
      </w:r>
      <w:proofErr w:type="gramEnd"/>
      <w:r w:rsidRPr="005A7FE3">
        <w:rPr>
          <w:rFonts w:ascii="Times New Roman" w:eastAsia="Times New Roman" w:hAnsi="Times New Roman" w:cs="Times New Roman"/>
          <w:sz w:val="24"/>
          <w:szCs w:val="24"/>
        </w:rPr>
        <w:t>.</w:t>
      </w:r>
    </w:p>
    <w:p w:rsidR="005A7FE3" w:rsidRPr="005A7FE3" w:rsidRDefault="005A7FE3" w:rsidP="005A7FE3">
      <w:pPr>
        <w:spacing w:after="0" w:line="360" w:lineRule="auto"/>
        <w:jc w:val="both"/>
        <w:rPr>
          <w:rFonts w:ascii="Times New Roman" w:eastAsia="Times New Roman" w:hAnsi="Times New Roman" w:cs="Times New Roman"/>
          <w:sz w:val="24"/>
          <w:szCs w:val="24"/>
        </w:rPr>
      </w:pPr>
      <w:r w:rsidRPr="005A7FE3">
        <w:rPr>
          <w:rFonts w:ascii="Times New Roman" w:eastAsia="Times New Roman" w:hAnsi="Times New Roman" w:cs="Times New Roman"/>
          <w:noProof/>
          <w:sz w:val="24"/>
          <w:szCs w:val="24"/>
        </w:rPr>
        <w:lastRenderedPageBreak/>
        <w:drawing>
          <wp:inline distT="0" distB="0" distL="0" distR="0">
            <wp:extent cx="5715000" cy="3695700"/>
            <wp:effectExtent l="0" t="0" r="0" b="0"/>
            <wp:docPr id="8" name="Picture 42" descr="Edit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dit File"/>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5000" cy="3695700"/>
                    </a:xfrm>
                    <a:prstGeom prst="rect">
                      <a:avLst/>
                    </a:prstGeom>
                    <a:noFill/>
                    <a:ln>
                      <a:noFill/>
                    </a:ln>
                  </pic:spPr>
                </pic:pic>
              </a:graphicData>
            </a:graphic>
          </wp:inline>
        </w:drawing>
      </w:r>
    </w:p>
    <w:p w:rsidR="005A7FE3" w:rsidRPr="005A7FE3" w:rsidRDefault="005A7FE3" w:rsidP="005A7FE3">
      <w:pPr>
        <w:spacing w:before="120" w:after="144" w:line="360" w:lineRule="auto"/>
        <w:ind w:left="48" w:right="48"/>
        <w:jc w:val="both"/>
        <w:rPr>
          <w:rFonts w:ascii="Times New Roman" w:eastAsia="Times New Roman" w:hAnsi="Times New Roman" w:cs="Times New Roman"/>
          <w:sz w:val="24"/>
          <w:szCs w:val="24"/>
        </w:rPr>
      </w:pPr>
      <w:r w:rsidRPr="005A7FE3">
        <w:rPr>
          <w:rFonts w:ascii="Times New Roman" w:eastAsia="Times New Roman" w:hAnsi="Times New Roman" w:cs="Times New Roman"/>
          <w:sz w:val="24"/>
          <w:szCs w:val="24"/>
        </w:rPr>
        <w:t>To open an existing project example, select File → Example → Basics → Blink.</w:t>
      </w:r>
    </w:p>
    <w:p w:rsidR="005A7FE3" w:rsidRPr="005A7FE3" w:rsidRDefault="005A7FE3" w:rsidP="005A7FE3">
      <w:pPr>
        <w:spacing w:after="0" w:line="360" w:lineRule="auto"/>
        <w:jc w:val="both"/>
        <w:rPr>
          <w:rFonts w:ascii="Times New Roman" w:eastAsia="Times New Roman" w:hAnsi="Times New Roman" w:cs="Times New Roman"/>
          <w:sz w:val="24"/>
          <w:szCs w:val="24"/>
        </w:rPr>
      </w:pPr>
      <w:r w:rsidRPr="005A7FE3">
        <w:rPr>
          <w:rFonts w:ascii="Times New Roman" w:eastAsia="Times New Roman" w:hAnsi="Times New Roman" w:cs="Times New Roman"/>
          <w:noProof/>
          <w:sz w:val="24"/>
          <w:szCs w:val="24"/>
        </w:rPr>
        <w:drawing>
          <wp:inline distT="0" distB="0" distL="0" distR="0">
            <wp:extent cx="5715000" cy="4095750"/>
            <wp:effectExtent l="0" t="0" r="0" b="0"/>
            <wp:docPr id="9" name="Picture 41" descr="Ope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Open Project"/>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5000" cy="4095750"/>
                    </a:xfrm>
                    <a:prstGeom prst="rect">
                      <a:avLst/>
                    </a:prstGeom>
                    <a:noFill/>
                    <a:ln>
                      <a:noFill/>
                    </a:ln>
                  </pic:spPr>
                </pic:pic>
              </a:graphicData>
            </a:graphic>
          </wp:inline>
        </w:drawing>
      </w:r>
    </w:p>
    <w:p w:rsidR="005A7FE3" w:rsidRPr="005A7FE3" w:rsidRDefault="005A7FE3" w:rsidP="005A7FE3">
      <w:pPr>
        <w:spacing w:before="120" w:after="144" w:line="360" w:lineRule="auto"/>
        <w:ind w:left="48" w:right="48"/>
        <w:jc w:val="both"/>
        <w:rPr>
          <w:rFonts w:ascii="Times New Roman" w:eastAsia="Times New Roman" w:hAnsi="Times New Roman" w:cs="Times New Roman"/>
          <w:sz w:val="24"/>
          <w:szCs w:val="24"/>
        </w:rPr>
      </w:pPr>
      <w:r w:rsidRPr="005A7FE3">
        <w:rPr>
          <w:rFonts w:ascii="Times New Roman" w:eastAsia="Times New Roman" w:hAnsi="Times New Roman" w:cs="Times New Roman"/>
          <w:sz w:val="24"/>
          <w:szCs w:val="24"/>
        </w:rPr>
        <w:lastRenderedPageBreak/>
        <w:t>Here, we are selecting just one of the examples with the name </w:t>
      </w:r>
      <w:r w:rsidRPr="005A7FE3">
        <w:rPr>
          <w:rFonts w:ascii="Times New Roman" w:eastAsia="Times New Roman" w:hAnsi="Times New Roman" w:cs="Times New Roman"/>
          <w:bCs/>
          <w:sz w:val="24"/>
          <w:szCs w:val="24"/>
        </w:rPr>
        <w:t>Blink</w:t>
      </w:r>
      <w:r w:rsidRPr="005A7FE3">
        <w:rPr>
          <w:rFonts w:ascii="Times New Roman" w:eastAsia="Times New Roman" w:hAnsi="Times New Roman" w:cs="Times New Roman"/>
          <w:sz w:val="24"/>
          <w:szCs w:val="24"/>
        </w:rPr>
        <w:t>. It turns the LED on and off with some time delay. You can select any other example from the list.</w:t>
      </w:r>
    </w:p>
    <w:p w:rsidR="005A7FE3" w:rsidRPr="005A7FE3" w:rsidRDefault="005A7FE3" w:rsidP="005A7FE3">
      <w:pPr>
        <w:spacing w:before="120" w:after="144" w:line="360" w:lineRule="auto"/>
        <w:ind w:left="48" w:right="48"/>
        <w:jc w:val="both"/>
        <w:rPr>
          <w:rFonts w:ascii="Times New Roman" w:eastAsia="Times New Roman" w:hAnsi="Times New Roman" w:cs="Times New Roman"/>
          <w:sz w:val="24"/>
          <w:szCs w:val="24"/>
        </w:rPr>
      </w:pPr>
      <w:r w:rsidRPr="005A7FE3">
        <w:rPr>
          <w:rFonts w:ascii="Times New Roman" w:eastAsia="Times New Roman" w:hAnsi="Times New Roman" w:cs="Times New Roman"/>
          <w:bCs/>
          <w:sz w:val="24"/>
          <w:szCs w:val="24"/>
        </w:rPr>
        <w:t xml:space="preserve">Step 6 − Select your </w:t>
      </w:r>
      <w:proofErr w:type="spellStart"/>
      <w:r w:rsidRPr="005A7FE3">
        <w:rPr>
          <w:rFonts w:ascii="Times New Roman" w:eastAsia="Times New Roman" w:hAnsi="Times New Roman" w:cs="Times New Roman"/>
          <w:bCs/>
          <w:sz w:val="24"/>
          <w:szCs w:val="24"/>
        </w:rPr>
        <w:t>Arduino</w:t>
      </w:r>
      <w:proofErr w:type="spellEnd"/>
      <w:r w:rsidRPr="005A7FE3">
        <w:rPr>
          <w:rFonts w:ascii="Times New Roman" w:eastAsia="Times New Roman" w:hAnsi="Times New Roman" w:cs="Times New Roman"/>
          <w:bCs/>
          <w:sz w:val="24"/>
          <w:szCs w:val="24"/>
        </w:rPr>
        <w:t xml:space="preserve"> board.</w:t>
      </w:r>
    </w:p>
    <w:p w:rsidR="005A7FE3" w:rsidRPr="005A7FE3" w:rsidRDefault="005A7FE3" w:rsidP="005A7FE3">
      <w:pPr>
        <w:spacing w:before="120" w:after="144" w:line="360" w:lineRule="auto"/>
        <w:ind w:left="48" w:right="48"/>
        <w:jc w:val="both"/>
        <w:rPr>
          <w:rFonts w:ascii="Times New Roman" w:eastAsia="Times New Roman" w:hAnsi="Times New Roman" w:cs="Times New Roman"/>
          <w:sz w:val="24"/>
          <w:szCs w:val="24"/>
        </w:rPr>
      </w:pPr>
      <w:r w:rsidRPr="005A7FE3">
        <w:rPr>
          <w:rFonts w:ascii="Times New Roman" w:eastAsia="Times New Roman" w:hAnsi="Times New Roman" w:cs="Times New Roman"/>
          <w:sz w:val="24"/>
          <w:szCs w:val="24"/>
        </w:rPr>
        <w:t xml:space="preserve">To avoid any error while uploading your program to the board, you must select the correct </w:t>
      </w:r>
      <w:proofErr w:type="spellStart"/>
      <w:r w:rsidRPr="005A7FE3">
        <w:rPr>
          <w:rFonts w:ascii="Times New Roman" w:eastAsia="Times New Roman" w:hAnsi="Times New Roman" w:cs="Times New Roman"/>
          <w:sz w:val="24"/>
          <w:szCs w:val="24"/>
        </w:rPr>
        <w:t>Arduino</w:t>
      </w:r>
      <w:proofErr w:type="spellEnd"/>
      <w:r w:rsidRPr="005A7FE3">
        <w:rPr>
          <w:rFonts w:ascii="Times New Roman" w:eastAsia="Times New Roman" w:hAnsi="Times New Roman" w:cs="Times New Roman"/>
          <w:sz w:val="24"/>
          <w:szCs w:val="24"/>
        </w:rPr>
        <w:t xml:space="preserve"> board name, which matches with the board connected to your computer.</w:t>
      </w:r>
    </w:p>
    <w:p w:rsidR="005A7FE3" w:rsidRPr="005A7FE3" w:rsidRDefault="005A7FE3" w:rsidP="005A7FE3">
      <w:pPr>
        <w:spacing w:before="120" w:after="144" w:line="360" w:lineRule="auto"/>
        <w:ind w:left="48" w:right="48"/>
        <w:jc w:val="both"/>
        <w:rPr>
          <w:rFonts w:ascii="Times New Roman" w:eastAsia="Times New Roman" w:hAnsi="Times New Roman" w:cs="Times New Roman"/>
          <w:sz w:val="24"/>
          <w:szCs w:val="24"/>
        </w:rPr>
      </w:pPr>
      <w:r w:rsidRPr="005A7FE3">
        <w:rPr>
          <w:rFonts w:ascii="Times New Roman" w:eastAsia="Times New Roman" w:hAnsi="Times New Roman" w:cs="Times New Roman"/>
          <w:sz w:val="24"/>
          <w:szCs w:val="24"/>
        </w:rPr>
        <w:t>Go to Tools → Board and select your board.</w:t>
      </w:r>
    </w:p>
    <w:p w:rsidR="005A7FE3" w:rsidRPr="005A7FE3" w:rsidRDefault="005A7FE3" w:rsidP="005A7FE3">
      <w:pPr>
        <w:spacing w:after="0" w:line="360" w:lineRule="auto"/>
        <w:jc w:val="both"/>
        <w:rPr>
          <w:rFonts w:ascii="Times New Roman" w:eastAsia="Times New Roman" w:hAnsi="Times New Roman" w:cs="Times New Roman"/>
          <w:sz w:val="24"/>
          <w:szCs w:val="24"/>
        </w:rPr>
      </w:pPr>
      <w:r w:rsidRPr="005A7FE3">
        <w:rPr>
          <w:rFonts w:ascii="Times New Roman" w:eastAsia="Times New Roman" w:hAnsi="Times New Roman" w:cs="Times New Roman"/>
          <w:noProof/>
          <w:sz w:val="24"/>
          <w:szCs w:val="24"/>
        </w:rPr>
        <w:drawing>
          <wp:inline distT="0" distB="0" distL="0" distR="0">
            <wp:extent cx="5715000" cy="5953125"/>
            <wp:effectExtent l="0" t="0" r="0" b="9525"/>
            <wp:docPr id="10" name="Picture 40" descr="Select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elect Board"/>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5000" cy="5953125"/>
                    </a:xfrm>
                    <a:prstGeom prst="rect">
                      <a:avLst/>
                    </a:prstGeom>
                    <a:noFill/>
                    <a:ln>
                      <a:noFill/>
                    </a:ln>
                  </pic:spPr>
                </pic:pic>
              </a:graphicData>
            </a:graphic>
          </wp:inline>
        </w:drawing>
      </w:r>
    </w:p>
    <w:p w:rsidR="005A7FE3" w:rsidRPr="005A7FE3" w:rsidRDefault="005A7FE3" w:rsidP="005A7FE3">
      <w:pPr>
        <w:spacing w:before="120" w:after="144" w:line="360" w:lineRule="auto"/>
        <w:ind w:left="48" w:right="48"/>
        <w:jc w:val="both"/>
        <w:rPr>
          <w:rFonts w:ascii="Times New Roman" w:eastAsia="Times New Roman" w:hAnsi="Times New Roman" w:cs="Times New Roman"/>
          <w:sz w:val="24"/>
          <w:szCs w:val="24"/>
        </w:rPr>
      </w:pPr>
      <w:r w:rsidRPr="005A7FE3">
        <w:rPr>
          <w:rFonts w:ascii="Times New Roman" w:eastAsia="Times New Roman" w:hAnsi="Times New Roman" w:cs="Times New Roman"/>
          <w:sz w:val="24"/>
          <w:szCs w:val="24"/>
        </w:rPr>
        <w:t xml:space="preserve">Here, we have selected </w:t>
      </w:r>
      <w:proofErr w:type="spellStart"/>
      <w:r w:rsidRPr="005A7FE3">
        <w:rPr>
          <w:rFonts w:ascii="Times New Roman" w:eastAsia="Times New Roman" w:hAnsi="Times New Roman" w:cs="Times New Roman"/>
          <w:sz w:val="24"/>
          <w:szCs w:val="24"/>
        </w:rPr>
        <w:t>Arduino</w:t>
      </w:r>
      <w:proofErr w:type="spellEnd"/>
      <w:r w:rsidRPr="005A7FE3">
        <w:rPr>
          <w:rFonts w:ascii="Times New Roman" w:eastAsia="Times New Roman" w:hAnsi="Times New Roman" w:cs="Times New Roman"/>
          <w:sz w:val="24"/>
          <w:szCs w:val="24"/>
        </w:rPr>
        <w:t xml:space="preserve"> Uno board according to our tutorial, but you must select the name matching the board that you are using.</w:t>
      </w:r>
    </w:p>
    <w:p w:rsidR="005A7FE3" w:rsidRPr="005A7FE3" w:rsidRDefault="005A7FE3" w:rsidP="005A7FE3">
      <w:pPr>
        <w:spacing w:before="120" w:after="144" w:line="360" w:lineRule="auto"/>
        <w:ind w:left="48" w:right="48"/>
        <w:jc w:val="both"/>
        <w:rPr>
          <w:rFonts w:ascii="Times New Roman" w:eastAsia="Times New Roman" w:hAnsi="Times New Roman" w:cs="Times New Roman"/>
          <w:sz w:val="24"/>
          <w:szCs w:val="24"/>
        </w:rPr>
      </w:pPr>
      <w:r w:rsidRPr="005A7FE3">
        <w:rPr>
          <w:rFonts w:ascii="Times New Roman" w:eastAsia="Times New Roman" w:hAnsi="Times New Roman" w:cs="Times New Roman"/>
          <w:bCs/>
          <w:sz w:val="24"/>
          <w:szCs w:val="24"/>
        </w:rPr>
        <w:t>Step 7 − Select your serial port.</w:t>
      </w:r>
    </w:p>
    <w:p w:rsidR="005A7FE3" w:rsidRPr="005A7FE3" w:rsidRDefault="005A7FE3" w:rsidP="005A7FE3">
      <w:pPr>
        <w:spacing w:before="120" w:after="144" w:line="360" w:lineRule="auto"/>
        <w:ind w:left="48" w:right="48"/>
        <w:jc w:val="both"/>
        <w:rPr>
          <w:rFonts w:ascii="Times New Roman" w:eastAsia="Times New Roman" w:hAnsi="Times New Roman" w:cs="Times New Roman"/>
          <w:sz w:val="24"/>
          <w:szCs w:val="24"/>
        </w:rPr>
      </w:pPr>
      <w:r w:rsidRPr="005A7FE3">
        <w:rPr>
          <w:rFonts w:ascii="Times New Roman" w:eastAsia="Times New Roman" w:hAnsi="Times New Roman" w:cs="Times New Roman"/>
          <w:sz w:val="24"/>
          <w:szCs w:val="24"/>
        </w:rPr>
        <w:lastRenderedPageBreak/>
        <w:t xml:space="preserve">Select the serial device of the </w:t>
      </w:r>
      <w:proofErr w:type="spellStart"/>
      <w:r w:rsidRPr="005A7FE3">
        <w:rPr>
          <w:rFonts w:ascii="Times New Roman" w:eastAsia="Times New Roman" w:hAnsi="Times New Roman" w:cs="Times New Roman"/>
          <w:sz w:val="24"/>
          <w:szCs w:val="24"/>
        </w:rPr>
        <w:t>Arduino</w:t>
      </w:r>
      <w:proofErr w:type="spellEnd"/>
      <w:r w:rsidRPr="005A7FE3">
        <w:rPr>
          <w:rFonts w:ascii="Times New Roman" w:eastAsia="Times New Roman" w:hAnsi="Times New Roman" w:cs="Times New Roman"/>
          <w:sz w:val="24"/>
          <w:szCs w:val="24"/>
        </w:rPr>
        <w:t xml:space="preserve"> board. Go to </w:t>
      </w:r>
      <w:r w:rsidRPr="005A7FE3">
        <w:rPr>
          <w:rFonts w:ascii="Times New Roman" w:eastAsia="Times New Roman" w:hAnsi="Times New Roman" w:cs="Times New Roman"/>
          <w:bCs/>
          <w:sz w:val="24"/>
          <w:szCs w:val="24"/>
        </w:rPr>
        <w:t>Tools → Serial Port</w:t>
      </w:r>
      <w:r w:rsidRPr="005A7FE3">
        <w:rPr>
          <w:rFonts w:ascii="Times New Roman" w:eastAsia="Times New Roman" w:hAnsi="Times New Roman" w:cs="Times New Roman"/>
          <w:sz w:val="24"/>
          <w:szCs w:val="24"/>
        </w:rPr>
        <w:t xml:space="preserve"> menu. This is likely to be COM3 or higher (COM1 and COM2 are usually reserved for hardware serial ports). To find out, you can disconnect your </w:t>
      </w:r>
      <w:proofErr w:type="spellStart"/>
      <w:r w:rsidRPr="005A7FE3">
        <w:rPr>
          <w:rFonts w:ascii="Times New Roman" w:eastAsia="Times New Roman" w:hAnsi="Times New Roman" w:cs="Times New Roman"/>
          <w:sz w:val="24"/>
          <w:szCs w:val="24"/>
        </w:rPr>
        <w:t>Arduino</w:t>
      </w:r>
      <w:proofErr w:type="spellEnd"/>
      <w:r w:rsidRPr="005A7FE3">
        <w:rPr>
          <w:rFonts w:ascii="Times New Roman" w:eastAsia="Times New Roman" w:hAnsi="Times New Roman" w:cs="Times New Roman"/>
          <w:sz w:val="24"/>
          <w:szCs w:val="24"/>
        </w:rPr>
        <w:t xml:space="preserve"> board and re-open the menu, the entry that disappears should be of the </w:t>
      </w:r>
      <w:proofErr w:type="spellStart"/>
      <w:r w:rsidRPr="005A7FE3">
        <w:rPr>
          <w:rFonts w:ascii="Times New Roman" w:eastAsia="Times New Roman" w:hAnsi="Times New Roman" w:cs="Times New Roman"/>
          <w:sz w:val="24"/>
          <w:szCs w:val="24"/>
        </w:rPr>
        <w:t>Arduino</w:t>
      </w:r>
      <w:proofErr w:type="spellEnd"/>
      <w:r w:rsidRPr="005A7FE3">
        <w:rPr>
          <w:rFonts w:ascii="Times New Roman" w:eastAsia="Times New Roman" w:hAnsi="Times New Roman" w:cs="Times New Roman"/>
          <w:sz w:val="24"/>
          <w:szCs w:val="24"/>
        </w:rPr>
        <w:t xml:space="preserve"> board. Reconnect the board and select that serial port.</w:t>
      </w:r>
    </w:p>
    <w:p w:rsidR="005A7FE3" w:rsidRPr="005A7FE3" w:rsidRDefault="005A7FE3" w:rsidP="005A7FE3">
      <w:pPr>
        <w:spacing w:after="0" w:line="360" w:lineRule="auto"/>
        <w:jc w:val="both"/>
        <w:rPr>
          <w:rFonts w:ascii="Times New Roman" w:eastAsia="Times New Roman" w:hAnsi="Times New Roman" w:cs="Times New Roman"/>
          <w:sz w:val="24"/>
          <w:szCs w:val="24"/>
        </w:rPr>
      </w:pPr>
      <w:r w:rsidRPr="005A7FE3">
        <w:rPr>
          <w:rFonts w:ascii="Times New Roman" w:eastAsia="Times New Roman" w:hAnsi="Times New Roman" w:cs="Times New Roman"/>
          <w:noProof/>
          <w:sz w:val="24"/>
          <w:szCs w:val="24"/>
        </w:rPr>
        <w:drawing>
          <wp:inline distT="0" distB="0" distL="0" distR="0">
            <wp:extent cx="4772025" cy="5724525"/>
            <wp:effectExtent l="0" t="0" r="9525" b="9525"/>
            <wp:docPr id="51" name="Picture 51" descr="Serial 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erial Port"/>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72025" cy="5724525"/>
                    </a:xfrm>
                    <a:prstGeom prst="rect">
                      <a:avLst/>
                    </a:prstGeom>
                    <a:noFill/>
                    <a:ln>
                      <a:noFill/>
                    </a:ln>
                  </pic:spPr>
                </pic:pic>
              </a:graphicData>
            </a:graphic>
          </wp:inline>
        </w:drawing>
      </w:r>
    </w:p>
    <w:p w:rsidR="005A7FE3" w:rsidRPr="005A7FE3" w:rsidRDefault="005A7FE3" w:rsidP="005A7FE3">
      <w:pPr>
        <w:spacing w:before="120" w:after="144" w:line="360" w:lineRule="auto"/>
        <w:ind w:left="48" w:right="48"/>
        <w:jc w:val="both"/>
        <w:rPr>
          <w:rFonts w:ascii="Times New Roman" w:eastAsia="Times New Roman" w:hAnsi="Times New Roman" w:cs="Times New Roman"/>
          <w:sz w:val="24"/>
          <w:szCs w:val="24"/>
        </w:rPr>
      </w:pPr>
      <w:r w:rsidRPr="005A7FE3">
        <w:rPr>
          <w:rFonts w:ascii="Times New Roman" w:eastAsia="Times New Roman" w:hAnsi="Times New Roman" w:cs="Times New Roman"/>
          <w:bCs/>
          <w:sz w:val="24"/>
          <w:szCs w:val="24"/>
        </w:rPr>
        <w:t>Step 8 − Upload the program to your board.</w:t>
      </w:r>
    </w:p>
    <w:p w:rsidR="005A7FE3" w:rsidRPr="005A7FE3" w:rsidRDefault="005A7FE3" w:rsidP="005A7FE3">
      <w:pPr>
        <w:spacing w:before="120" w:after="144" w:line="360" w:lineRule="auto"/>
        <w:ind w:left="48" w:right="48"/>
        <w:jc w:val="both"/>
        <w:rPr>
          <w:rFonts w:ascii="Times New Roman" w:eastAsia="Times New Roman" w:hAnsi="Times New Roman" w:cs="Times New Roman"/>
          <w:sz w:val="24"/>
          <w:szCs w:val="24"/>
        </w:rPr>
      </w:pPr>
      <w:r w:rsidRPr="005A7FE3">
        <w:rPr>
          <w:rFonts w:ascii="Times New Roman" w:eastAsia="Times New Roman" w:hAnsi="Times New Roman" w:cs="Times New Roman"/>
          <w:sz w:val="24"/>
          <w:szCs w:val="24"/>
        </w:rPr>
        <w:t xml:space="preserve">Before explaining how we can upload our program to the board, we must demonstrate the function of each symbol appearing in the </w:t>
      </w:r>
      <w:proofErr w:type="spellStart"/>
      <w:r w:rsidRPr="005A7FE3">
        <w:rPr>
          <w:rFonts w:ascii="Times New Roman" w:eastAsia="Times New Roman" w:hAnsi="Times New Roman" w:cs="Times New Roman"/>
          <w:sz w:val="24"/>
          <w:szCs w:val="24"/>
        </w:rPr>
        <w:t>Arduino</w:t>
      </w:r>
      <w:proofErr w:type="spellEnd"/>
      <w:r w:rsidRPr="005A7FE3">
        <w:rPr>
          <w:rFonts w:ascii="Times New Roman" w:eastAsia="Times New Roman" w:hAnsi="Times New Roman" w:cs="Times New Roman"/>
          <w:sz w:val="24"/>
          <w:szCs w:val="24"/>
        </w:rPr>
        <w:t xml:space="preserve"> IDE toolbar.</w:t>
      </w:r>
    </w:p>
    <w:p w:rsidR="005A7FE3" w:rsidRPr="005A7FE3" w:rsidRDefault="005A7FE3" w:rsidP="005A7FE3">
      <w:pPr>
        <w:spacing w:after="0" w:line="360" w:lineRule="auto"/>
        <w:jc w:val="both"/>
        <w:rPr>
          <w:rFonts w:ascii="Times New Roman" w:eastAsia="Times New Roman" w:hAnsi="Times New Roman" w:cs="Times New Roman"/>
          <w:sz w:val="24"/>
          <w:szCs w:val="24"/>
        </w:rPr>
      </w:pPr>
      <w:r w:rsidRPr="005A7FE3">
        <w:rPr>
          <w:rFonts w:ascii="Times New Roman" w:eastAsia="Times New Roman" w:hAnsi="Times New Roman" w:cs="Times New Roman"/>
          <w:noProof/>
          <w:sz w:val="24"/>
          <w:szCs w:val="24"/>
        </w:rPr>
        <w:lastRenderedPageBreak/>
        <w:drawing>
          <wp:inline distT="0" distB="0" distL="0" distR="0">
            <wp:extent cx="5495925" cy="2343150"/>
            <wp:effectExtent l="0" t="0" r="9525" b="0"/>
            <wp:docPr id="52" name="Picture 52" descr="Upload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Upload program"/>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95925" cy="2343150"/>
                    </a:xfrm>
                    <a:prstGeom prst="rect">
                      <a:avLst/>
                    </a:prstGeom>
                    <a:noFill/>
                    <a:ln>
                      <a:noFill/>
                    </a:ln>
                  </pic:spPr>
                </pic:pic>
              </a:graphicData>
            </a:graphic>
          </wp:inline>
        </w:drawing>
      </w:r>
    </w:p>
    <w:p w:rsidR="005A7FE3" w:rsidRPr="005A7FE3" w:rsidRDefault="005A7FE3" w:rsidP="005A7FE3">
      <w:pPr>
        <w:spacing w:before="120" w:after="144" w:line="360" w:lineRule="auto"/>
        <w:ind w:left="48" w:right="48"/>
        <w:jc w:val="both"/>
        <w:rPr>
          <w:rFonts w:ascii="Times New Roman" w:eastAsia="Times New Roman" w:hAnsi="Times New Roman" w:cs="Times New Roman"/>
          <w:sz w:val="24"/>
          <w:szCs w:val="24"/>
        </w:rPr>
      </w:pPr>
      <w:r w:rsidRPr="005A7FE3">
        <w:rPr>
          <w:rFonts w:ascii="Times New Roman" w:eastAsia="Times New Roman" w:hAnsi="Times New Roman" w:cs="Times New Roman"/>
          <w:bCs/>
          <w:sz w:val="24"/>
          <w:szCs w:val="24"/>
        </w:rPr>
        <w:t>A</w:t>
      </w:r>
      <w:r w:rsidRPr="005A7FE3">
        <w:rPr>
          <w:rFonts w:ascii="Times New Roman" w:eastAsia="Times New Roman" w:hAnsi="Times New Roman" w:cs="Times New Roman"/>
          <w:sz w:val="24"/>
          <w:szCs w:val="24"/>
        </w:rPr>
        <w:t> − Used to check if there is any compilation error.</w:t>
      </w:r>
    </w:p>
    <w:p w:rsidR="005A7FE3" w:rsidRPr="005A7FE3" w:rsidRDefault="005A7FE3" w:rsidP="005A7FE3">
      <w:pPr>
        <w:spacing w:before="120" w:after="144" w:line="360" w:lineRule="auto"/>
        <w:ind w:left="48" w:right="48"/>
        <w:jc w:val="both"/>
        <w:rPr>
          <w:rFonts w:ascii="Times New Roman" w:eastAsia="Times New Roman" w:hAnsi="Times New Roman" w:cs="Times New Roman"/>
          <w:sz w:val="24"/>
          <w:szCs w:val="24"/>
        </w:rPr>
      </w:pPr>
      <w:r w:rsidRPr="005A7FE3">
        <w:rPr>
          <w:rFonts w:ascii="Times New Roman" w:eastAsia="Times New Roman" w:hAnsi="Times New Roman" w:cs="Times New Roman"/>
          <w:bCs/>
          <w:sz w:val="24"/>
          <w:szCs w:val="24"/>
        </w:rPr>
        <w:t>B</w:t>
      </w:r>
      <w:r w:rsidRPr="005A7FE3">
        <w:rPr>
          <w:rFonts w:ascii="Times New Roman" w:eastAsia="Times New Roman" w:hAnsi="Times New Roman" w:cs="Times New Roman"/>
          <w:sz w:val="24"/>
          <w:szCs w:val="24"/>
        </w:rPr>
        <w:t xml:space="preserve"> − Used to upload a program to the </w:t>
      </w:r>
      <w:proofErr w:type="spellStart"/>
      <w:r w:rsidRPr="005A7FE3">
        <w:rPr>
          <w:rFonts w:ascii="Times New Roman" w:eastAsia="Times New Roman" w:hAnsi="Times New Roman" w:cs="Times New Roman"/>
          <w:sz w:val="24"/>
          <w:szCs w:val="24"/>
        </w:rPr>
        <w:t>Arduino</w:t>
      </w:r>
      <w:proofErr w:type="spellEnd"/>
      <w:r w:rsidRPr="005A7FE3">
        <w:rPr>
          <w:rFonts w:ascii="Times New Roman" w:eastAsia="Times New Roman" w:hAnsi="Times New Roman" w:cs="Times New Roman"/>
          <w:sz w:val="24"/>
          <w:szCs w:val="24"/>
        </w:rPr>
        <w:t xml:space="preserve"> board.</w:t>
      </w:r>
    </w:p>
    <w:p w:rsidR="005A7FE3" w:rsidRPr="005A7FE3" w:rsidRDefault="005A7FE3" w:rsidP="005A7FE3">
      <w:pPr>
        <w:spacing w:before="120" w:after="144" w:line="360" w:lineRule="auto"/>
        <w:ind w:left="48" w:right="48"/>
        <w:jc w:val="both"/>
        <w:rPr>
          <w:rFonts w:ascii="Times New Roman" w:eastAsia="Times New Roman" w:hAnsi="Times New Roman" w:cs="Times New Roman"/>
          <w:sz w:val="24"/>
          <w:szCs w:val="24"/>
        </w:rPr>
      </w:pPr>
      <w:r w:rsidRPr="005A7FE3">
        <w:rPr>
          <w:rFonts w:ascii="Times New Roman" w:eastAsia="Times New Roman" w:hAnsi="Times New Roman" w:cs="Times New Roman"/>
          <w:bCs/>
          <w:sz w:val="24"/>
          <w:szCs w:val="24"/>
        </w:rPr>
        <w:t>C</w:t>
      </w:r>
      <w:r w:rsidRPr="005A7FE3">
        <w:rPr>
          <w:rFonts w:ascii="Times New Roman" w:eastAsia="Times New Roman" w:hAnsi="Times New Roman" w:cs="Times New Roman"/>
          <w:sz w:val="24"/>
          <w:szCs w:val="24"/>
        </w:rPr>
        <w:t> − Shortcut used to create a new sketch.</w:t>
      </w:r>
    </w:p>
    <w:p w:rsidR="005A7FE3" w:rsidRPr="005A7FE3" w:rsidRDefault="005A7FE3" w:rsidP="005A7FE3">
      <w:pPr>
        <w:spacing w:before="120" w:after="144" w:line="360" w:lineRule="auto"/>
        <w:ind w:left="48" w:right="48"/>
        <w:jc w:val="both"/>
        <w:rPr>
          <w:rFonts w:ascii="Times New Roman" w:eastAsia="Times New Roman" w:hAnsi="Times New Roman" w:cs="Times New Roman"/>
          <w:sz w:val="24"/>
          <w:szCs w:val="24"/>
        </w:rPr>
      </w:pPr>
      <w:r w:rsidRPr="005A7FE3">
        <w:rPr>
          <w:rFonts w:ascii="Times New Roman" w:eastAsia="Times New Roman" w:hAnsi="Times New Roman" w:cs="Times New Roman"/>
          <w:bCs/>
          <w:sz w:val="24"/>
          <w:szCs w:val="24"/>
        </w:rPr>
        <w:t>D</w:t>
      </w:r>
      <w:r w:rsidRPr="005A7FE3">
        <w:rPr>
          <w:rFonts w:ascii="Times New Roman" w:eastAsia="Times New Roman" w:hAnsi="Times New Roman" w:cs="Times New Roman"/>
          <w:sz w:val="24"/>
          <w:szCs w:val="24"/>
        </w:rPr>
        <w:t> − Used to directly open one of the example sketch.</w:t>
      </w:r>
    </w:p>
    <w:p w:rsidR="005A7FE3" w:rsidRPr="005A7FE3" w:rsidRDefault="005A7FE3" w:rsidP="005A7FE3">
      <w:pPr>
        <w:spacing w:before="120" w:after="144" w:line="360" w:lineRule="auto"/>
        <w:ind w:left="48" w:right="48"/>
        <w:jc w:val="both"/>
        <w:rPr>
          <w:rFonts w:ascii="Times New Roman" w:eastAsia="Times New Roman" w:hAnsi="Times New Roman" w:cs="Times New Roman"/>
          <w:sz w:val="24"/>
          <w:szCs w:val="24"/>
        </w:rPr>
      </w:pPr>
      <w:r w:rsidRPr="005A7FE3">
        <w:rPr>
          <w:rFonts w:ascii="Times New Roman" w:eastAsia="Times New Roman" w:hAnsi="Times New Roman" w:cs="Times New Roman"/>
          <w:bCs/>
          <w:sz w:val="24"/>
          <w:szCs w:val="24"/>
        </w:rPr>
        <w:t>E</w:t>
      </w:r>
      <w:r w:rsidRPr="005A7FE3">
        <w:rPr>
          <w:rFonts w:ascii="Times New Roman" w:eastAsia="Times New Roman" w:hAnsi="Times New Roman" w:cs="Times New Roman"/>
          <w:sz w:val="24"/>
          <w:szCs w:val="24"/>
        </w:rPr>
        <w:t> − Used to save your sketch.</w:t>
      </w:r>
    </w:p>
    <w:p w:rsidR="005A7FE3" w:rsidRPr="005A7FE3" w:rsidRDefault="005A7FE3" w:rsidP="005A7FE3">
      <w:pPr>
        <w:spacing w:before="120" w:after="144" w:line="360" w:lineRule="auto"/>
        <w:ind w:left="48" w:right="48"/>
        <w:jc w:val="both"/>
        <w:rPr>
          <w:rFonts w:ascii="Times New Roman" w:eastAsia="Times New Roman" w:hAnsi="Times New Roman" w:cs="Times New Roman"/>
          <w:sz w:val="24"/>
          <w:szCs w:val="24"/>
        </w:rPr>
      </w:pPr>
      <w:r w:rsidRPr="005A7FE3">
        <w:rPr>
          <w:rFonts w:ascii="Times New Roman" w:eastAsia="Times New Roman" w:hAnsi="Times New Roman" w:cs="Times New Roman"/>
          <w:bCs/>
          <w:sz w:val="24"/>
          <w:szCs w:val="24"/>
        </w:rPr>
        <w:t>F</w:t>
      </w:r>
      <w:r w:rsidRPr="005A7FE3">
        <w:rPr>
          <w:rFonts w:ascii="Times New Roman" w:eastAsia="Times New Roman" w:hAnsi="Times New Roman" w:cs="Times New Roman"/>
          <w:sz w:val="24"/>
          <w:szCs w:val="24"/>
        </w:rPr>
        <w:t> − Serial monitor used to receive serial data from the board and send the serial data to the board.</w:t>
      </w:r>
    </w:p>
    <w:p w:rsidR="005A7FE3" w:rsidRPr="005A7FE3" w:rsidRDefault="005A7FE3" w:rsidP="005A7FE3">
      <w:pPr>
        <w:spacing w:before="120" w:after="144" w:line="360" w:lineRule="auto"/>
        <w:ind w:left="48" w:right="48"/>
        <w:jc w:val="both"/>
        <w:rPr>
          <w:rFonts w:ascii="Times New Roman" w:eastAsia="Times New Roman" w:hAnsi="Times New Roman" w:cs="Times New Roman"/>
          <w:sz w:val="24"/>
          <w:szCs w:val="24"/>
        </w:rPr>
      </w:pPr>
      <w:r w:rsidRPr="005A7FE3">
        <w:rPr>
          <w:rFonts w:ascii="Times New Roman" w:eastAsia="Times New Roman" w:hAnsi="Times New Roman" w:cs="Times New Roman"/>
          <w:sz w:val="24"/>
          <w:szCs w:val="24"/>
        </w:rPr>
        <w:t>Now, simply click the "Upload" button in the environment. Wait a few seconds; you will see the RX and TX LEDs on the board, flashing. If the upload is successful, the message "Done uploading" will appear in the status bar.</w:t>
      </w:r>
    </w:p>
    <w:p w:rsidR="005A7FE3" w:rsidRPr="005A7FE3" w:rsidRDefault="005A7FE3" w:rsidP="005A7FE3">
      <w:pPr>
        <w:pStyle w:val="NormalWeb"/>
        <w:spacing w:before="120" w:beforeAutospacing="0" w:after="144" w:afterAutospacing="0" w:line="360" w:lineRule="auto"/>
        <w:ind w:left="48" w:right="48"/>
        <w:jc w:val="both"/>
      </w:pPr>
      <w:proofErr w:type="gramStart"/>
      <w:r w:rsidRPr="005A7FE3">
        <w:t>the</w:t>
      </w:r>
      <w:proofErr w:type="gramEnd"/>
      <w:r w:rsidRPr="005A7FE3">
        <w:t xml:space="preserve"> </w:t>
      </w:r>
      <w:proofErr w:type="spellStart"/>
      <w:r w:rsidRPr="005A7FE3">
        <w:t>Arduino</w:t>
      </w:r>
      <w:proofErr w:type="spellEnd"/>
      <w:r w:rsidRPr="005A7FE3">
        <w:t xml:space="preserve"> program structure and we will learn more new terminologies used in the </w:t>
      </w:r>
      <w:proofErr w:type="spellStart"/>
      <w:r w:rsidRPr="005A7FE3">
        <w:t>Arduino</w:t>
      </w:r>
      <w:proofErr w:type="spellEnd"/>
      <w:r w:rsidRPr="005A7FE3">
        <w:t xml:space="preserve"> world. The </w:t>
      </w:r>
      <w:proofErr w:type="spellStart"/>
      <w:r w:rsidRPr="005A7FE3">
        <w:t>Arduino</w:t>
      </w:r>
      <w:proofErr w:type="spellEnd"/>
      <w:r w:rsidRPr="005A7FE3">
        <w:t xml:space="preserve"> software is open-source. The source code for the Java environment is released under the GPL and the C/C++ microcontroller libraries are under the LGPL.</w:t>
      </w:r>
    </w:p>
    <w:p w:rsidR="005A7FE3" w:rsidRPr="005A7FE3" w:rsidRDefault="005A7FE3" w:rsidP="005A7FE3">
      <w:pPr>
        <w:pStyle w:val="NormalWeb"/>
        <w:spacing w:before="120" w:beforeAutospacing="0" w:after="144" w:afterAutospacing="0" w:line="360" w:lineRule="auto"/>
        <w:ind w:left="48" w:right="48"/>
        <w:jc w:val="both"/>
      </w:pPr>
      <w:r w:rsidRPr="005A7FE3">
        <w:rPr>
          <w:bCs/>
        </w:rPr>
        <w:t>Sketch</w:t>
      </w:r>
      <w:r w:rsidRPr="005A7FE3">
        <w:t xml:space="preserve"> − </w:t>
      </w:r>
      <w:proofErr w:type="gramStart"/>
      <w:r w:rsidRPr="005A7FE3">
        <w:t>The</w:t>
      </w:r>
      <w:proofErr w:type="gramEnd"/>
      <w:r w:rsidRPr="005A7FE3">
        <w:t xml:space="preserve"> first new terminology is the </w:t>
      </w:r>
      <w:proofErr w:type="spellStart"/>
      <w:r w:rsidRPr="005A7FE3">
        <w:t>Arduino</w:t>
      </w:r>
      <w:proofErr w:type="spellEnd"/>
      <w:r w:rsidRPr="005A7FE3">
        <w:t xml:space="preserve"> program called “</w:t>
      </w:r>
      <w:r w:rsidRPr="005A7FE3">
        <w:rPr>
          <w:bCs/>
        </w:rPr>
        <w:t>sketch</w:t>
      </w:r>
      <w:r w:rsidRPr="005A7FE3">
        <w:t>”.</w:t>
      </w:r>
    </w:p>
    <w:p w:rsidR="005A7FE3" w:rsidRPr="005A7FE3" w:rsidRDefault="005A7FE3" w:rsidP="005A7FE3">
      <w:pPr>
        <w:pStyle w:val="Heading2"/>
        <w:spacing w:line="360" w:lineRule="auto"/>
        <w:jc w:val="both"/>
        <w:rPr>
          <w:rFonts w:ascii="Times New Roman" w:hAnsi="Times New Roman" w:cs="Times New Roman"/>
          <w:b w:val="0"/>
          <w:bCs w:val="0"/>
          <w:color w:val="auto"/>
          <w:sz w:val="24"/>
          <w:szCs w:val="24"/>
        </w:rPr>
      </w:pPr>
      <w:r w:rsidRPr="005A7FE3">
        <w:rPr>
          <w:rFonts w:ascii="Times New Roman" w:hAnsi="Times New Roman" w:cs="Times New Roman"/>
          <w:b w:val="0"/>
          <w:color w:val="auto"/>
          <w:sz w:val="24"/>
          <w:szCs w:val="24"/>
        </w:rPr>
        <w:t>Structure</w:t>
      </w:r>
    </w:p>
    <w:p w:rsidR="005A7FE3" w:rsidRPr="005A7FE3" w:rsidRDefault="005A7FE3" w:rsidP="005A7FE3">
      <w:pPr>
        <w:pStyle w:val="NormalWeb"/>
        <w:spacing w:before="120" w:beforeAutospacing="0" w:after="144" w:afterAutospacing="0" w:line="360" w:lineRule="auto"/>
        <w:ind w:left="48" w:right="48"/>
        <w:jc w:val="both"/>
      </w:pPr>
      <w:proofErr w:type="spellStart"/>
      <w:r w:rsidRPr="005A7FE3">
        <w:t>Arduino</w:t>
      </w:r>
      <w:proofErr w:type="spellEnd"/>
      <w:r w:rsidRPr="005A7FE3">
        <w:t xml:space="preserve"> programs can be divided in three main parts: </w:t>
      </w:r>
      <w:r w:rsidRPr="005A7FE3">
        <w:rPr>
          <w:bCs/>
        </w:rPr>
        <w:t>Structure, Values</w:t>
      </w:r>
      <w:r w:rsidRPr="005A7FE3">
        <w:t> (variables and constants), and </w:t>
      </w:r>
      <w:r w:rsidRPr="005A7FE3">
        <w:rPr>
          <w:bCs/>
        </w:rPr>
        <w:t>Functions</w:t>
      </w:r>
      <w:r w:rsidRPr="005A7FE3">
        <w:t xml:space="preserve">. In this tutorial, we will learn about the </w:t>
      </w:r>
      <w:proofErr w:type="spellStart"/>
      <w:r w:rsidRPr="005A7FE3">
        <w:t>Arduino</w:t>
      </w:r>
      <w:proofErr w:type="spellEnd"/>
      <w:r w:rsidRPr="005A7FE3">
        <w:t xml:space="preserve"> software program, step by step, and how we can write the program without any syntax or compilation error.</w:t>
      </w:r>
    </w:p>
    <w:p w:rsidR="005A7FE3" w:rsidRPr="005A7FE3" w:rsidRDefault="005A7FE3" w:rsidP="005A7FE3">
      <w:pPr>
        <w:pStyle w:val="NormalWeb"/>
        <w:spacing w:before="120" w:beforeAutospacing="0" w:after="144" w:afterAutospacing="0" w:line="360" w:lineRule="auto"/>
        <w:ind w:left="48" w:right="48"/>
        <w:jc w:val="both"/>
      </w:pPr>
      <w:r w:rsidRPr="005A7FE3">
        <w:t>Let us start with the </w:t>
      </w:r>
      <w:r w:rsidRPr="005A7FE3">
        <w:rPr>
          <w:bCs/>
        </w:rPr>
        <w:t>Structure</w:t>
      </w:r>
      <w:r w:rsidRPr="005A7FE3">
        <w:t xml:space="preserve">. Software </w:t>
      </w:r>
      <w:proofErr w:type="gramStart"/>
      <w:r w:rsidRPr="005A7FE3">
        <w:t>structure consist</w:t>
      </w:r>
      <w:proofErr w:type="gramEnd"/>
      <w:r w:rsidRPr="005A7FE3">
        <w:t xml:space="preserve"> of two main functions −</w:t>
      </w:r>
    </w:p>
    <w:p w:rsidR="005A7FE3" w:rsidRPr="005A7FE3" w:rsidRDefault="005A7FE3" w:rsidP="005A7FE3">
      <w:pPr>
        <w:numPr>
          <w:ilvl w:val="0"/>
          <w:numId w:val="21"/>
        </w:numPr>
        <w:spacing w:before="100" w:beforeAutospacing="1" w:after="75" w:line="360" w:lineRule="auto"/>
        <w:jc w:val="both"/>
        <w:rPr>
          <w:rFonts w:ascii="Times New Roman" w:hAnsi="Times New Roman" w:cs="Times New Roman"/>
          <w:sz w:val="24"/>
          <w:szCs w:val="24"/>
        </w:rPr>
      </w:pPr>
      <w:r w:rsidRPr="005A7FE3">
        <w:rPr>
          <w:rFonts w:ascii="Times New Roman" w:hAnsi="Times New Roman" w:cs="Times New Roman"/>
          <w:sz w:val="24"/>
          <w:szCs w:val="24"/>
        </w:rPr>
        <w:lastRenderedPageBreak/>
        <w:t>Setup( ) function</w:t>
      </w:r>
    </w:p>
    <w:p w:rsidR="005A7FE3" w:rsidRPr="005A7FE3" w:rsidRDefault="005A7FE3" w:rsidP="005A7FE3">
      <w:pPr>
        <w:numPr>
          <w:ilvl w:val="0"/>
          <w:numId w:val="21"/>
        </w:numPr>
        <w:spacing w:before="100" w:beforeAutospacing="1" w:after="75" w:line="360" w:lineRule="auto"/>
        <w:jc w:val="both"/>
        <w:rPr>
          <w:rFonts w:ascii="Times New Roman" w:hAnsi="Times New Roman" w:cs="Times New Roman"/>
          <w:sz w:val="24"/>
          <w:szCs w:val="24"/>
        </w:rPr>
      </w:pPr>
      <w:r w:rsidRPr="005A7FE3">
        <w:rPr>
          <w:rFonts w:ascii="Times New Roman" w:hAnsi="Times New Roman" w:cs="Times New Roman"/>
          <w:sz w:val="24"/>
          <w:szCs w:val="24"/>
        </w:rPr>
        <w:t>Loop( ) function</w:t>
      </w:r>
    </w:p>
    <w:p w:rsidR="005A7FE3" w:rsidRPr="005A7FE3" w:rsidRDefault="005A7FE3" w:rsidP="005A7FE3">
      <w:pPr>
        <w:spacing w:after="0" w:line="360" w:lineRule="auto"/>
        <w:jc w:val="both"/>
        <w:rPr>
          <w:rFonts w:ascii="Times New Roman" w:hAnsi="Times New Roman" w:cs="Times New Roman"/>
          <w:sz w:val="24"/>
          <w:szCs w:val="24"/>
        </w:rPr>
      </w:pPr>
      <w:r w:rsidRPr="005A7FE3">
        <w:rPr>
          <w:rFonts w:ascii="Times New Roman" w:hAnsi="Times New Roman" w:cs="Times New Roman"/>
          <w:noProof/>
          <w:sz w:val="24"/>
          <w:szCs w:val="24"/>
        </w:rPr>
        <w:drawing>
          <wp:inline distT="0" distB="0" distL="0" distR="0">
            <wp:extent cx="3771900" cy="5019675"/>
            <wp:effectExtent l="0" t="0" r="0" b="9525"/>
            <wp:docPr id="56" name="Picture 56" descr="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Structure"/>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71900" cy="5019675"/>
                    </a:xfrm>
                    <a:prstGeom prst="rect">
                      <a:avLst/>
                    </a:prstGeom>
                    <a:noFill/>
                    <a:ln>
                      <a:noFill/>
                    </a:ln>
                  </pic:spPr>
                </pic:pic>
              </a:graphicData>
            </a:graphic>
          </wp:inline>
        </w:drawing>
      </w:r>
    </w:p>
    <w:p w:rsidR="005A7FE3" w:rsidRPr="005A7FE3" w:rsidRDefault="005A7FE3" w:rsidP="005A7FE3">
      <w:pPr>
        <w:pStyle w:val="HTMLPreformatted"/>
        <w:spacing w:line="360" w:lineRule="auto"/>
        <w:jc w:val="both"/>
        <w:rPr>
          <w:rFonts w:ascii="Times New Roman" w:hAnsi="Times New Roman" w:cs="Times New Roman"/>
          <w:sz w:val="24"/>
          <w:szCs w:val="24"/>
        </w:rPr>
      </w:pPr>
      <w:r w:rsidRPr="005A7FE3">
        <w:rPr>
          <w:rFonts w:ascii="Times New Roman" w:hAnsi="Times New Roman" w:cs="Times New Roman"/>
          <w:sz w:val="24"/>
          <w:szCs w:val="24"/>
        </w:rPr>
        <w:t>Void setup ( ) {</w:t>
      </w:r>
    </w:p>
    <w:p w:rsidR="005A7FE3" w:rsidRPr="005A7FE3" w:rsidRDefault="005A7FE3" w:rsidP="005A7FE3">
      <w:pPr>
        <w:pStyle w:val="HTMLPreformatted"/>
        <w:spacing w:line="360" w:lineRule="auto"/>
        <w:jc w:val="both"/>
        <w:rPr>
          <w:rFonts w:ascii="Times New Roman" w:hAnsi="Times New Roman" w:cs="Times New Roman"/>
          <w:sz w:val="24"/>
          <w:szCs w:val="24"/>
        </w:rPr>
      </w:pPr>
    </w:p>
    <w:p w:rsidR="005A7FE3" w:rsidRPr="005A7FE3" w:rsidRDefault="005A7FE3" w:rsidP="005A7FE3">
      <w:pPr>
        <w:pStyle w:val="HTMLPreformatted"/>
        <w:spacing w:line="360" w:lineRule="auto"/>
        <w:jc w:val="both"/>
        <w:rPr>
          <w:rFonts w:ascii="Times New Roman" w:hAnsi="Times New Roman" w:cs="Times New Roman"/>
          <w:sz w:val="24"/>
          <w:szCs w:val="24"/>
        </w:rPr>
      </w:pPr>
      <w:r w:rsidRPr="005A7FE3">
        <w:rPr>
          <w:rFonts w:ascii="Times New Roman" w:hAnsi="Times New Roman" w:cs="Times New Roman"/>
          <w:sz w:val="24"/>
          <w:szCs w:val="24"/>
        </w:rPr>
        <w:t>}</w:t>
      </w:r>
    </w:p>
    <w:p w:rsidR="005A7FE3" w:rsidRPr="005A7FE3" w:rsidRDefault="005A7FE3" w:rsidP="005A7FE3">
      <w:pPr>
        <w:pStyle w:val="NormalWeb"/>
        <w:numPr>
          <w:ilvl w:val="0"/>
          <w:numId w:val="22"/>
        </w:numPr>
        <w:spacing w:before="120" w:beforeAutospacing="0" w:after="144" w:afterAutospacing="0" w:line="360" w:lineRule="auto"/>
        <w:ind w:left="768" w:right="48"/>
        <w:jc w:val="both"/>
      </w:pPr>
      <w:r w:rsidRPr="005A7FE3">
        <w:rPr>
          <w:bCs/>
        </w:rPr>
        <w:t>PURPOSE</w:t>
      </w:r>
      <w:r w:rsidRPr="005A7FE3">
        <w:t> − The </w:t>
      </w:r>
      <w:proofErr w:type="gramStart"/>
      <w:r w:rsidRPr="005A7FE3">
        <w:rPr>
          <w:bCs/>
        </w:rPr>
        <w:t>setup(</w:t>
      </w:r>
      <w:proofErr w:type="gramEnd"/>
      <w:r w:rsidRPr="005A7FE3">
        <w:rPr>
          <w:bCs/>
        </w:rPr>
        <w:t>)</w:t>
      </w:r>
      <w:r w:rsidRPr="005A7FE3">
        <w:t xml:space="preserve"> function is called when a sketch starts. Use it to initialize the variables, pin modes, start using libraries, etc. The setup function will only run once, after each power up or reset of the </w:t>
      </w:r>
      <w:proofErr w:type="spellStart"/>
      <w:r w:rsidRPr="005A7FE3">
        <w:t>Arduino</w:t>
      </w:r>
      <w:proofErr w:type="spellEnd"/>
      <w:r w:rsidRPr="005A7FE3">
        <w:t xml:space="preserve"> board.</w:t>
      </w:r>
    </w:p>
    <w:p w:rsidR="005A7FE3" w:rsidRPr="005A7FE3" w:rsidRDefault="005A7FE3" w:rsidP="005A7FE3">
      <w:pPr>
        <w:pStyle w:val="NormalWeb"/>
        <w:numPr>
          <w:ilvl w:val="0"/>
          <w:numId w:val="22"/>
        </w:numPr>
        <w:spacing w:before="120" w:beforeAutospacing="0" w:after="144" w:afterAutospacing="0" w:line="360" w:lineRule="auto"/>
        <w:ind w:left="768" w:right="48"/>
        <w:jc w:val="both"/>
      </w:pPr>
      <w:r w:rsidRPr="005A7FE3">
        <w:rPr>
          <w:bCs/>
        </w:rPr>
        <w:t>INPUT</w:t>
      </w:r>
      <w:r w:rsidRPr="005A7FE3">
        <w:t> − -</w:t>
      </w:r>
    </w:p>
    <w:p w:rsidR="005A7FE3" w:rsidRPr="005A7FE3" w:rsidRDefault="005A7FE3" w:rsidP="005A7FE3">
      <w:pPr>
        <w:pStyle w:val="NormalWeb"/>
        <w:numPr>
          <w:ilvl w:val="0"/>
          <w:numId w:val="22"/>
        </w:numPr>
        <w:spacing w:before="120" w:beforeAutospacing="0" w:after="144" w:afterAutospacing="0" w:line="360" w:lineRule="auto"/>
        <w:ind w:left="768" w:right="48"/>
        <w:jc w:val="both"/>
      </w:pPr>
      <w:r w:rsidRPr="005A7FE3">
        <w:rPr>
          <w:bCs/>
        </w:rPr>
        <w:t>OUTPUT</w:t>
      </w:r>
      <w:r w:rsidRPr="005A7FE3">
        <w:t> − -</w:t>
      </w:r>
    </w:p>
    <w:p w:rsidR="005A7FE3" w:rsidRPr="005A7FE3" w:rsidRDefault="005A7FE3" w:rsidP="005A7FE3">
      <w:pPr>
        <w:pStyle w:val="NormalWeb"/>
        <w:numPr>
          <w:ilvl w:val="0"/>
          <w:numId w:val="22"/>
        </w:numPr>
        <w:spacing w:before="120" w:beforeAutospacing="0" w:after="144" w:afterAutospacing="0" w:line="360" w:lineRule="auto"/>
        <w:ind w:left="768" w:right="48"/>
        <w:jc w:val="both"/>
      </w:pPr>
      <w:r w:rsidRPr="005A7FE3">
        <w:rPr>
          <w:bCs/>
        </w:rPr>
        <w:t>RETURN</w:t>
      </w:r>
      <w:r w:rsidRPr="005A7FE3">
        <w:t> − -</w:t>
      </w:r>
    </w:p>
    <w:p w:rsidR="005A7FE3" w:rsidRPr="005A7FE3" w:rsidRDefault="005A7FE3" w:rsidP="005A7FE3">
      <w:pPr>
        <w:pStyle w:val="HTMLPreformatted"/>
        <w:spacing w:line="360" w:lineRule="auto"/>
        <w:jc w:val="both"/>
        <w:rPr>
          <w:rFonts w:ascii="Times New Roman" w:hAnsi="Times New Roman" w:cs="Times New Roman"/>
          <w:sz w:val="24"/>
          <w:szCs w:val="24"/>
        </w:rPr>
      </w:pPr>
      <w:r w:rsidRPr="005A7FE3">
        <w:rPr>
          <w:rFonts w:ascii="Times New Roman" w:hAnsi="Times New Roman" w:cs="Times New Roman"/>
          <w:sz w:val="24"/>
          <w:szCs w:val="24"/>
        </w:rPr>
        <w:t>Void Loop () {</w:t>
      </w:r>
    </w:p>
    <w:p w:rsidR="005A7FE3" w:rsidRPr="005A7FE3" w:rsidRDefault="005A7FE3" w:rsidP="005A7FE3">
      <w:pPr>
        <w:pStyle w:val="HTMLPreformatted"/>
        <w:spacing w:line="360" w:lineRule="auto"/>
        <w:jc w:val="both"/>
        <w:rPr>
          <w:rFonts w:ascii="Times New Roman" w:hAnsi="Times New Roman" w:cs="Times New Roman"/>
          <w:sz w:val="24"/>
          <w:szCs w:val="24"/>
        </w:rPr>
      </w:pPr>
    </w:p>
    <w:p w:rsidR="005A7FE3" w:rsidRPr="005A7FE3" w:rsidRDefault="005A7FE3" w:rsidP="005A7FE3">
      <w:pPr>
        <w:pStyle w:val="HTMLPreformatted"/>
        <w:spacing w:line="360" w:lineRule="auto"/>
        <w:jc w:val="both"/>
        <w:rPr>
          <w:rFonts w:ascii="Times New Roman" w:hAnsi="Times New Roman" w:cs="Times New Roman"/>
          <w:sz w:val="24"/>
          <w:szCs w:val="24"/>
        </w:rPr>
      </w:pPr>
      <w:r w:rsidRPr="005A7FE3">
        <w:rPr>
          <w:rFonts w:ascii="Times New Roman" w:hAnsi="Times New Roman" w:cs="Times New Roman"/>
          <w:sz w:val="24"/>
          <w:szCs w:val="24"/>
        </w:rPr>
        <w:t>}</w:t>
      </w:r>
    </w:p>
    <w:p w:rsidR="005A7FE3" w:rsidRPr="005A7FE3" w:rsidRDefault="005A7FE3" w:rsidP="005A7FE3">
      <w:pPr>
        <w:pStyle w:val="NormalWeb"/>
        <w:numPr>
          <w:ilvl w:val="0"/>
          <w:numId w:val="23"/>
        </w:numPr>
        <w:spacing w:before="120" w:beforeAutospacing="0" w:after="144" w:afterAutospacing="0" w:line="360" w:lineRule="auto"/>
        <w:ind w:left="768" w:right="48"/>
        <w:jc w:val="both"/>
      </w:pPr>
      <w:r w:rsidRPr="005A7FE3">
        <w:rPr>
          <w:bCs/>
        </w:rPr>
        <w:t>PURPOSE</w:t>
      </w:r>
      <w:r w:rsidRPr="005A7FE3">
        <w:t> − After creating a </w:t>
      </w:r>
      <w:proofErr w:type="gramStart"/>
      <w:r w:rsidRPr="005A7FE3">
        <w:rPr>
          <w:bCs/>
        </w:rPr>
        <w:t>setup(</w:t>
      </w:r>
      <w:proofErr w:type="gramEnd"/>
      <w:r w:rsidRPr="005A7FE3">
        <w:rPr>
          <w:bCs/>
        </w:rPr>
        <w:t>)</w:t>
      </w:r>
      <w:r w:rsidRPr="005A7FE3">
        <w:t> function, which initializes and sets the initial values, the </w:t>
      </w:r>
      <w:r w:rsidRPr="005A7FE3">
        <w:rPr>
          <w:bCs/>
        </w:rPr>
        <w:t>loop()</w:t>
      </w:r>
      <w:r w:rsidRPr="005A7FE3">
        <w:t xml:space="preserve"> function does precisely what its name suggests, and loops consecutively, allowing your program to change and respond. Use it to actively control the </w:t>
      </w:r>
      <w:proofErr w:type="spellStart"/>
      <w:r w:rsidRPr="005A7FE3">
        <w:t>Arduino</w:t>
      </w:r>
      <w:proofErr w:type="spellEnd"/>
      <w:r w:rsidRPr="005A7FE3">
        <w:t xml:space="preserve"> board.</w:t>
      </w:r>
    </w:p>
    <w:p w:rsidR="005A7FE3" w:rsidRPr="005A7FE3" w:rsidRDefault="005A7FE3" w:rsidP="005A7FE3">
      <w:pPr>
        <w:pStyle w:val="NormalWeb"/>
        <w:numPr>
          <w:ilvl w:val="0"/>
          <w:numId w:val="23"/>
        </w:numPr>
        <w:spacing w:before="120" w:beforeAutospacing="0" w:after="144" w:afterAutospacing="0" w:line="360" w:lineRule="auto"/>
        <w:ind w:left="768" w:right="48"/>
        <w:jc w:val="both"/>
      </w:pPr>
      <w:r w:rsidRPr="005A7FE3">
        <w:rPr>
          <w:bCs/>
        </w:rPr>
        <w:t>INPUT</w:t>
      </w:r>
      <w:r w:rsidRPr="005A7FE3">
        <w:t> − -</w:t>
      </w:r>
    </w:p>
    <w:p w:rsidR="005A7FE3" w:rsidRPr="005A7FE3" w:rsidRDefault="005A7FE3" w:rsidP="005A7FE3">
      <w:pPr>
        <w:pStyle w:val="NormalWeb"/>
        <w:numPr>
          <w:ilvl w:val="0"/>
          <w:numId w:val="23"/>
        </w:numPr>
        <w:spacing w:before="120" w:beforeAutospacing="0" w:after="144" w:afterAutospacing="0" w:line="360" w:lineRule="auto"/>
        <w:ind w:left="768" w:right="48"/>
        <w:jc w:val="both"/>
      </w:pPr>
      <w:r w:rsidRPr="005A7FE3">
        <w:rPr>
          <w:bCs/>
        </w:rPr>
        <w:t>OUTPUT</w:t>
      </w:r>
      <w:r w:rsidRPr="005A7FE3">
        <w:t> − -</w:t>
      </w:r>
    </w:p>
    <w:p w:rsidR="005A7FE3" w:rsidRPr="005A7FE3" w:rsidRDefault="005A7FE3" w:rsidP="005A7FE3">
      <w:pPr>
        <w:pStyle w:val="NormalWeb"/>
        <w:numPr>
          <w:ilvl w:val="0"/>
          <w:numId w:val="23"/>
        </w:numPr>
        <w:spacing w:before="120" w:beforeAutospacing="0" w:after="144" w:afterAutospacing="0" w:line="360" w:lineRule="auto"/>
        <w:ind w:left="768" w:right="48"/>
        <w:jc w:val="both"/>
      </w:pPr>
      <w:r w:rsidRPr="005A7FE3">
        <w:rPr>
          <w:bCs/>
        </w:rPr>
        <w:t>RETURN</w:t>
      </w:r>
      <w:r w:rsidRPr="005A7FE3">
        <w:t> − -</w:t>
      </w:r>
    </w:p>
    <w:p w:rsidR="005A7FE3" w:rsidRPr="005A7FE3" w:rsidRDefault="005A7FE3" w:rsidP="005A7FE3">
      <w:pPr>
        <w:shd w:val="clear" w:color="auto" w:fill="FFFFFF"/>
        <w:spacing w:after="200" w:line="360" w:lineRule="auto"/>
        <w:jc w:val="both"/>
        <w:rPr>
          <w:rFonts w:ascii="Times New Roman" w:eastAsia="Times New Roman" w:hAnsi="Times New Roman" w:cs="Times New Roman"/>
          <w:sz w:val="24"/>
          <w:szCs w:val="24"/>
        </w:rPr>
      </w:pPr>
    </w:p>
    <w:p w:rsidR="005A7FE3" w:rsidRPr="005A7FE3" w:rsidRDefault="005A7FE3" w:rsidP="005A7FE3">
      <w:pPr>
        <w:shd w:val="clear" w:color="auto" w:fill="FFFFFF"/>
        <w:spacing w:line="360" w:lineRule="auto"/>
        <w:jc w:val="both"/>
        <w:rPr>
          <w:rFonts w:ascii="Times New Roman" w:hAnsi="Times New Roman" w:cs="Times New Roman"/>
          <w:bCs/>
          <w:sz w:val="24"/>
          <w:szCs w:val="24"/>
        </w:rPr>
      </w:pPr>
      <w:r w:rsidRPr="005A7FE3">
        <w:rPr>
          <w:rFonts w:ascii="Times New Roman" w:hAnsi="Times New Roman" w:cs="Times New Roman"/>
          <w:bCs/>
          <w:sz w:val="24"/>
          <w:szCs w:val="24"/>
        </w:rPr>
        <w:t xml:space="preserve">     POWER SUPPLY MODULES:</w:t>
      </w:r>
    </w:p>
    <w:p w:rsidR="005A7FE3" w:rsidRPr="005A7FE3" w:rsidRDefault="005A7FE3" w:rsidP="005A7FE3">
      <w:pPr>
        <w:numPr>
          <w:ilvl w:val="0"/>
          <w:numId w:val="17"/>
        </w:numPr>
        <w:shd w:val="clear" w:color="auto" w:fill="FFFFFF"/>
        <w:spacing w:after="0" w:line="360" w:lineRule="auto"/>
        <w:jc w:val="both"/>
        <w:rPr>
          <w:rFonts w:ascii="Times New Roman" w:hAnsi="Times New Roman" w:cs="Times New Roman"/>
          <w:bCs/>
          <w:sz w:val="24"/>
          <w:szCs w:val="24"/>
        </w:rPr>
      </w:pPr>
      <w:r w:rsidRPr="005A7FE3">
        <w:rPr>
          <w:rFonts w:ascii="Times New Roman" w:hAnsi="Times New Roman" w:cs="Times New Roman"/>
          <w:bCs/>
          <w:sz w:val="24"/>
          <w:szCs w:val="24"/>
        </w:rPr>
        <w:t>STEP DOWN TRANSFORMER</w:t>
      </w:r>
    </w:p>
    <w:p w:rsidR="005A7FE3" w:rsidRPr="005A7FE3" w:rsidRDefault="005A7FE3" w:rsidP="005A7FE3">
      <w:pPr>
        <w:shd w:val="clear" w:color="auto" w:fill="FFFFFF"/>
        <w:spacing w:line="360" w:lineRule="auto"/>
        <w:jc w:val="both"/>
        <w:rPr>
          <w:rFonts w:ascii="Times New Roman" w:hAnsi="Times New Roman" w:cs="Times New Roman"/>
          <w:bCs/>
          <w:sz w:val="24"/>
          <w:szCs w:val="24"/>
        </w:rPr>
      </w:pPr>
    </w:p>
    <w:p w:rsidR="005A7FE3" w:rsidRPr="005A7FE3" w:rsidRDefault="005A7FE3" w:rsidP="005A7FE3">
      <w:pPr>
        <w:numPr>
          <w:ilvl w:val="0"/>
          <w:numId w:val="17"/>
        </w:numPr>
        <w:shd w:val="clear" w:color="auto" w:fill="FFFFFF"/>
        <w:spacing w:after="0" w:line="360" w:lineRule="auto"/>
        <w:jc w:val="both"/>
        <w:rPr>
          <w:rFonts w:ascii="Times New Roman" w:hAnsi="Times New Roman" w:cs="Times New Roman"/>
          <w:bCs/>
          <w:sz w:val="24"/>
          <w:szCs w:val="24"/>
        </w:rPr>
      </w:pPr>
      <w:r w:rsidRPr="005A7FE3">
        <w:rPr>
          <w:rFonts w:ascii="Times New Roman" w:hAnsi="Times New Roman" w:cs="Times New Roman"/>
          <w:bCs/>
          <w:sz w:val="24"/>
          <w:szCs w:val="24"/>
        </w:rPr>
        <w:t>BRIDGE RECTIFIER WITH FILTER</w:t>
      </w:r>
    </w:p>
    <w:p w:rsidR="005A7FE3" w:rsidRPr="005A7FE3" w:rsidRDefault="005A7FE3" w:rsidP="005A7FE3">
      <w:pPr>
        <w:shd w:val="clear" w:color="auto" w:fill="FFFFFF"/>
        <w:spacing w:line="360" w:lineRule="auto"/>
        <w:jc w:val="both"/>
        <w:rPr>
          <w:rFonts w:ascii="Times New Roman" w:hAnsi="Times New Roman" w:cs="Times New Roman"/>
          <w:bCs/>
          <w:sz w:val="24"/>
          <w:szCs w:val="24"/>
        </w:rPr>
      </w:pPr>
    </w:p>
    <w:p w:rsidR="005A7FE3" w:rsidRPr="005A7FE3" w:rsidRDefault="005A7FE3" w:rsidP="005A7FE3">
      <w:pPr>
        <w:numPr>
          <w:ilvl w:val="0"/>
          <w:numId w:val="17"/>
        </w:numPr>
        <w:shd w:val="clear" w:color="auto" w:fill="FFFFFF"/>
        <w:spacing w:after="0" w:line="360" w:lineRule="auto"/>
        <w:jc w:val="both"/>
        <w:rPr>
          <w:rFonts w:ascii="Times New Roman" w:hAnsi="Times New Roman" w:cs="Times New Roman"/>
          <w:bCs/>
          <w:sz w:val="24"/>
          <w:szCs w:val="24"/>
        </w:rPr>
      </w:pPr>
      <w:r w:rsidRPr="005A7FE3">
        <w:rPr>
          <w:rFonts w:ascii="Times New Roman" w:hAnsi="Times New Roman" w:cs="Times New Roman"/>
          <w:sz w:val="24"/>
          <w:szCs w:val="24"/>
        </w:rPr>
        <w:t>VOLTAGE REGULATORS</w:t>
      </w:r>
    </w:p>
    <w:p w:rsidR="005A7FE3" w:rsidRPr="005A7FE3" w:rsidRDefault="005A7FE3" w:rsidP="005A7FE3">
      <w:pPr>
        <w:shd w:val="clear" w:color="auto" w:fill="FFFFFF"/>
        <w:spacing w:before="100" w:beforeAutospacing="1" w:after="100" w:afterAutospacing="1" w:line="360" w:lineRule="auto"/>
        <w:jc w:val="both"/>
        <w:rPr>
          <w:rFonts w:ascii="Times New Roman" w:hAnsi="Times New Roman" w:cs="Times New Roman"/>
          <w:sz w:val="24"/>
          <w:szCs w:val="24"/>
        </w:rPr>
      </w:pPr>
      <w:r w:rsidRPr="005A7FE3">
        <w:rPr>
          <w:rFonts w:ascii="Times New Roman" w:hAnsi="Times New Roman" w:cs="Times New Roman"/>
          <w:noProof/>
          <w:sz w:val="24"/>
          <w:szCs w:val="24"/>
        </w:rPr>
        <w:drawing>
          <wp:anchor distT="0" distB="0" distL="114300" distR="114300" simplePos="0" relativeHeight="251722752" behindDoc="0" locked="0" layoutInCell="1" allowOverlap="1">
            <wp:simplePos x="0" y="0"/>
            <wp:positionH relativeFrom="column">
              <wp:posOffset>114300</wp:posOffset>
            </wp:positionH>
            <wp:positionV relativeFrom="paragraph">
              <wp:posOffset>213995</wp:posOffset>
            </wp:positionV>
            <wp:extent cx="5476875" cy="2578100"/>
            <wp:effectExtent l="0" t="0" r="9525" b="0"/>
            <wp:wrapNone/>
            <wp:docPr id="11"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76875" cy="2578100"/>
                    </a:xfrm>
                    <a:prstGeom prst="rect">
                      <a:avLst/>
                    </a:prstGeom>
                    <a:noFill/>
                    <a:ln>
                      <a:noFill/>
                    </a:ln>
                  </pic:spPr>
                </pic:pic>
              </a:graphicData>
            </a:graphic>
          </wp:anchor>
        </w:drawing>
      </w:r>
    </w:p>
    <w:p w:rsidR="005A7FE3" w:rsidRPr="005A7FE3" w:rsidRDefault="005A7FE3" w:rsidP="005A7FE3">
      <w:pPr>
        <w:shd w:val="clear" w:color="auto" w:fill="FFFFFF"/>
        <w:spacing w:before="100" w:beforeAutospacing="1" w:after="100" w:afterAutospacing="1" w:line="360" w:lineRule="auto"/>
        <w:jc w:val="both"/>
        <w:rPr>
          <w:rFonts w:ascii="Times New Roman" w:hAnsi="Times New Roman" w:cs="Times New Roman"/>
          <w:sz w:val="24"/>
          <w:szCs w:val="24"/>
        </w:rPr>
      </w:pPr>
      <w:r w:rsidRPr="005A7FE3">
        <w:rPr>
          <w:rFonts w:ascii="Times New Roman" w:hAnsi="Times New Roman" w:cs="Times New Roman"/>
          <w:noProof/>
          <w:sz w:val="24"/>
          <w:szCs w:val="24"/>
        </w:rPr>
        <w:drawing>
          <wp:anchor distT="0" distB="0" distL="114300" distR="114300" simplePos="0" relativeHeight="251719680" behindDoc="1" locked="0" layoutInCell="1" allowOverlap="1">
            <wp:simplePos x="0" y="0"/>
            <wp:positionH relativeFrom="column">
              <wp:posOffset>-47625</wp:posOffset>
            </wp:positionH>
            <wp:positionV relativeFrom="paragraph">
              <wp:posOffset>-478790</wp:posOffset>
            </wp:positionV>
            <wp:extent cx="5476875" cy="3095625"/>
            <wp:effectExtent l="0" t="0" r="9525" b="9525"/>
            <wp:wrapNone/>
            <wp:docPr id="12"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76875" cy="3095625"/>
                    </a:xfrm>
                    <a:prstGeom prst="rect">
                      <a:avLst/>
                    </a:prstGeom>
                    <a:noFill/>
                    <a:ln>
                      <a:noFill/>
                    </a:ln>
                  </pic:spPr>
                </pic:pic>
              </a:graphicData>
            </a:graphic>
          </wp:anchor>
        </w:drawing>
      </w:r>
    </w:p>
    <w:p w:rsidR="005A7FE3" w:rsidRPr="005A7FE3" w:rsidRDefault="005A7FE3" w:rsidP="005A7FE3">
      <w:pPr>
        <w:shd w:val="clear" w:color="auto" w:fill="FFFFFF"/>
        <w:spacing w:before="100" w:beforeAutospacing="1" w:after="100" w:afterAutospacing="1" w:line="360" w:lineRule="auto"/>
        <w:jc w:val="both"/>
        <w:rPr>
          <w:rFonts w:ascii="Times New Roman" w:hAnsi="Times New Roman" w:cs="Times New Roman"/>
          <w:sz w:val="24"/>
          <w:szCs w:val="24"/>
        </w:rPr>
      </w:pPr>
    </w:p>
    <w:p w:rsidR="005A7FE3" w:rsidRPr="005A7FE3" w:rsidRDefault="005A7FE3" w:rsidP="005A7FE3">
      <w:pPr>
        <w:pStyle w:val="Heading3"/>
        <w:shd w:val="clear" w:color="auto" w:fill="FFFFFF"/>
        <w:spacing w:line="360" w:lineRule="auto"/>
        <w:jc w:val="both"/>
        <w:rPr>
          <w:rFonts w:ascii="Times New Roman" w:hAnsi="Times New Roman" w:cs="Times New Roman"/>
          <w:b w:val="0"/>
          <w:color w:val="auto"/>
          <w:sz w:val="24"/>
          <w:szCs w:val="24"/>
        </w:rPr>
      </w:pPr>
      <w:r w:rsidRPr="005A7FE3">
        <w:rPr>
          <w:rFonts w:ascii="Times New Roman" w:hAnsi="Times New Roman" w:cs="Times New Roman"/>
          <w:b w:val="0"/>
          <w:color w:val="auto"/>
          <w:sz w:val="24"/>
          <w:szCs w:val="24"/>
        </w:rPr>
        <w:t>Transformer</w:t>
      </w:r>
    </w:p>
    <w:p w:rsidR="005A7FE3" w:rsidRPr="005A7FE3" w:rsidRDefault="005A7FE3" w:rsidP="005A7FE3">
      <w:pPr>
        <w:shd w:val="clear" w:color="auto" w:fill="FFFFFF"/>
        <w:spacing w:line="360" w:lineRule="auto"/>
        <w:jc w:val="both"/>
        <w:rPr>
          <w:rFonts w:ascii="Times New Roman" w:hAnsi="Times New Roman" w:cs="Times New Roman"/>
          <w:sz w:val="24"/>
          <w:szCs w:val="24"/>
        </w:rPr>
      </w:pPr>
      <w:r w:rsidRPr="005A7FE3">
        <w:rPr>
          <w:rFonts w:ascii="Times New Roman" w:hAnsi="Times New Roman" w:cs="Times New Roman"/>
          <w:sz w:val="24"/>
          <w:szCs w:val="24"/>
        </w:rPr>
        <w:t xml:space="preserve">Transformers convert AC electricity from one voltage to another with little loss of power. Transformers work only with AC and this is one of the reasons why mains electricity is AC. Step-up transformers increase voltage, step-down transformers reduce voltage. </w:t>
      </w:r>
    </w:p>
    <w:p w:rsidR="005A7FE3" w:rsidRPr="005A7FE3" w:rsidRDefault="005A7FE3" w:rsidP="005A7FE3">
      <w:pPr>
        <w:shd w:val="clear" w:color="auto" w:fill="FFFFFF"/>
        <w:spacing w:line="360" w:lineRule="auto"/>
        <w:jc w:val="both"/>
        <w:rPr>
          <w:rFonts w:ascii="Times New Roman" w:hAnsi="Times New Roman" w:cs="Times New Roman"/>
          <w:sz w:val="24"/>
          <w:szCs w:val="24"/>
        </w:rPr>
      </w:pPr>
      <w:r w:rsidRPr="005A7FE3">
        <w:rPr>
          <w:rFonts w:ascii="Times New Roman" w:hAnsi="Times New Roman" w:cs="Times New Roman"/>
          <w:sz w:val="24"/>
          <w:szCs w:val="24"/>
        </w:rPr>
        <w:t xml:space="preserve">A step down power transformer is used to step down the AC voltage from the </w:t>
      </w:r>
      <w:r w:rsidRPr="005A7FE3">
        <w:rPr>
          <w:rFonts w:ascii="Times New Roman" w:hAnsi="Times New Roman" w:cs="Times New Roman"/>
          <w:sz w:val="24"/>
          <w:szCs w:val="24"/>
        </w:rPr>
        <w:fldChar w:fldCharType="begin"/>
      </w:r>
      <w:r w:rsidRPr="005A7FE3">
        <w:rPr>
          <w:rFonts w:ascii="Times New Roman" w:hAnsi="Times New Roman" w:cs="Times New Roman"/>
          <w:sz w:val="24"/>
          <w:szCs w:val="24"/>
        </w:rPr>
        <w:instrText xml:space="preserve"> HYPERLINK "http://www.electronics-project-design.com/PowerSupplies.html" \t "_top" </w:instrText>
      </w:r>
      <w:r w:rsidRPr="005A7FE3">
        <w:rPr>
          <w:rFonts w:ascii="Times New Roman" w:hAnsi="Times New Roman" w:cs="Times New Roman"/>
          <w:sz w:val="24"/>
          <w:szCs w:val="24"/>
        </w:rPr>
        <w:fldChar w:fldCharType="separate"/>
      </w:r>
      <w:r w:rsidRPr="005A7FE3">
        <w:rPr>
          <w:rStyle w:val="klink"/>
          <w:rFonts w:ascii="Times New Roman" w:hAnsi="Times New Roman" w:cs="Times New Roman"/>
          <w:sz w:val="24"/>
          <w:szCs w:val="24"/>
        </w:rPr>
        <w:t>line voltage</w:t>
      </w:r>
      <w:r w:rsidRPr="005A7FE3">
        <w:rPr>
          <w:rFonts w:ascii="Times New Roman" w:hAnsi="Times New Roman" w:cs="Times New Roman"/>
          <w:noProof/>
          <w:vanish/>
          <w:sz w:val="24"/>
          <w:szCs w:val="24"/>
        </w:rPr>
        <w:drawing>
          <wp:inline distT="0" distB="0" distL="0" distR="0">
            <wp:extent cx="209550" cy="209550"/>
            <wp:effectExtent l="0" t="0" r="0" b="0"/>
            <wp:docPr id="13" name="Picture 68" descr="grey_lo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ey_loader"/>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9550" cy="209550"/>
                    </a:xfrm>
                    <a:prstGeom prst="rect">
                      <a:avLst/>
                    </a:prstGeom>
                    <a:noFill/>
                    <a:ln>
                      <a:noFill/>
                    </a:ln>
                  </pic:spPr>
                </pic:pic>
              </a:graphicData>
            </a:graphic>
          </wp:inline>
        </w:drawing>
      </w:r>
    </w:p>
    <w:p w:rsidR="005A7FE3" w:rsidRPr="005A7FE3" w:rsidRDefault="005A7FE3" w:rsidP="005A7FE3">
      <w:pPr>
        <w:pStyle w:val="BodyTextIndent"/>
        <w:shd w:val="clear" w:color="auto" w:fill="FFFFFF"/>
        <w:spacing w:line="360" w:lineRule="auto"/>
        <w:ind w:left="0"/>
        <w:jc w:val="both"/>
        <w:rPr>
          <w:rFonts w:ascii="Times New Roman" w:hAnsi="Times New Roman" w:cs="Times New Roman"/>
          <w:sz w:val="24"/>
          <w:szCs w:val="24"/>
        </w:rPr>
      </w:pPr>
      <w:r w:rsidRPr="005A7FE3">
        <w:rPr>
          <w:rFonts w:ascii="Times New Roman" w:hAnsi="Times New Roman" w:cs="Times New Roman"/>
          <w:sz w:val="24"/>
          <w:szCs w:val="24"/>
        </w:rPr>
        <w:fldChar w:fldCharType="end"/>
      </w:r>
      <w:proofErr w:type="gramStart"/>
      <w:r w:rsidRPr="005A7FE3">
        <w:rPr>
          <w:rFonts w:ascii="Times New Roman" w:hAnsi="Times New Roman" w:cs="Times New Roman"/>
          <w:sz w:val="24"/>
          <w:szCs w:val="24"/>
        </w:rPr>
        <w:t>of</w:t>
      </w:r>
      <w:proofErr w:type="gramEnd"/>
      <w:r w:rsidRPr="005A7FE3">
        <w:rPr>
          <w:rFonts w:ascii="Times New Roman" w:hAnsi="Times New Roman" w:cs="Times New Roman"/>
          <w:sz w:val="24"/>
          <w:szCs w:val="24"/>
        </w:rPr>
        <w:t xml:space="preserve"> 110 VAC or 220 VAC </w:t>
      </w:r>
      <w:proofErr w:type="spellStart"/>
      <w:r w:rsidRPr="005A7FE3">
        <w:rPr>
          <w:rFonts w:ascii="Times New Roman" w:hAnsi="Times New Roman" w:cs="Times New Roman"/>
          <w:sz w:val="24"/>
          <w:szCs w:val="24"/>
        </w:rPr>
        <w:t>i.e</w:t>
      </w:r>
      <w:proofErr w:type="spellEnd"/>
      <w:r w:rsidRPr="005A7FE3">
        <w:rPr>
          <w:rFonts w:ascii="Times New Roman" w:hAnsi="Times New Roman" w:cs="Times New Roman"/>
          <w:sz w:val="24"/>
          <w:szCs w:val="24"/>
        </w:rPr>
        <w:t xml:space="preserve">, it converts higher voltage at the input side to a lower voltage at the output. </w:t>
      </w:r>
    </w:p>
    <w:p w:rsidR="005A7FE3" w:rsidRPr="005A7FE3" w:rsidRDefault="005A7FE3" w:rsidP="005A7FE3">
      <w:pPr>
        <w:shd w:val="clear" w:color="auto" w:fill="FFFFFF"/>
        <w:spacing w:before="100" w:beforeAutospacing="1" w:after="100" w:afterAutospacing="1" w:line="360" w:lineRule="auto"/>
        <w:jc w:val="both"/>
        <w:rPr>
          <w:rFonts w:ascii="Times New Roman" w:hAnsi="Times New Roman" w:cs="Times New Roman"/>
          <w:sz w:val="24"/>
          <w:szCs w:val="24"/>
        </w:rPr>
      </w:pPr>
    </w:p>
    <w:p w:rsidR="005A7FE3" w:rsidRPr="005A7FE3" w:rsidRDefault="005A7FE3" w:rsidP="005A7FE3">
      <w:pPr>
        <w:shd w:val="clear" w:color="auto" w:fill="FFFFFF"/>
        <w:spacing w:before="100" w:beforeAutospacing="1" w:after="100" w:afterAutospacing="1" w:line="360" w:lineRule="auto"/>
        <w:jc w:val="both"/>
        <w:rPr>
          <w:rFonts w:ascii="Times New Roman" w:hAnsi="Times New Roman" w:cs="Times New Roman"/>
          <w:sz w:val="24"/>
          <w:szCs w:val="24"/>
        </w:rPr>
      </w:pPr>
      <w:r w:rsidRPr="005A7FE3">
        <w:rPr>
          <w:rFonts w:ascii="Times New Roman" w:hAnsi="Times New Roman" w:cs="Times New Roman"/>
          <w:noProof/>
          <w:sz w:val="24"/>
          <w:szCs w:val="24"/>
        </w:rPr>
        <w:drawing>
          <wp:inline distT="0" distB="0" distL="0" distR="0">
            <wp:extent cx="4857750" cy="1209675"/>
            <wp:effectExtent l="0" t="0" r="0" b="9525"/>
            <wp:docPr id="14"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57750" cy="1209675"/>
                    </a:xfrm>
                    <a:prstGeom prst="rect">
                      <a:avLst/>
                    </a:prstGeom>
                    <a:noFill/>
                    <a:ln>
                      <a:noFill/>
                    </a:ln>
                  </pic:spPr>
                </pic:pic>
              </a:graphicData>
            </a:graphic>
          </wp:inline>
        </w:drawing>
      </w:r>
    </w:p>
    <w:p w:rsidR="005A7FE3" w:rsidRPr="005A7FE3" w:rsidRDefault="005A7FE3" w:rsidP="005A7FE3">
      <w:pPr>
        <w:pStyle w:val="Heading3"/>
        <w:shd w:val="clear" w:color="auto" w:fill="FFFFFF"/>
        <w:spacing w:line="360" w:lineRule="auto"/>
        <w:jc w:val="both"/>
        <w:rPr>
          <w:rFonts w:ascii="Times New Roman" w:hAnsi="Times New Roman" w:cs="Times New Roman"/>
          <w:b w:val="0"/>
          <w:color w:val="auto"/>
          <w:sz w:val="24"/>
          <w:szCs w:val="24"/>
        </w:rPr>
      </w:pPr>
    </w:p>
    <w:p w:rsidR="005A7FE3" w:rsidRPr="005A7FE3" w:rsidRDefault="005A7FE3" w:rsidP="005A7FE3">
      <w:pPr>
        <w:pStyle w:val="Heading3"/>
        <w:shd w:val="clear" w:color="auto" w:fill="FFFFFF"/>
        <w:spacing w:line="360" w:lineRule="auto"/>
        <w:jc w:val="both"/>
        <w:rPr>
          <w:rFonts w:ascii="Times New Roman" w:hAnsi="Times New Roman" w:cs="Times New Roman"/>
          <w:b w:val="0"/>
          <w:color w:val="auto"/>
          <w:sz w:val="24"/>
          <w:szCs w:val="24"/>
        </w:rPr>
      </w:pPr>
    </w:p>
    <w:p w:rsidR="005A7FE3" w:rsidRPr="005A7FE3" w:rsidRDefault="005A7FE3" w:rsidP="005A7FE3">
      <w:pPr>
        <w:pStyle w:val="Heading3"/>
        <w:shd w:val="clear" w:color="auto" w:fill="FFFFFF"/>
        <w:spacing w:line="360" w:lineRule="auto"/>
        <w:jc w:val="both"/>
        <w:rPr>
          <w:rFonts w:ascii="Times New Roman" w:hAnsi="Times New Roman" w:cs="Times New Roman"/>
          <w:b w:val="0"/>
          <w:color w:val="auto"/>
          <w:sz w:val="24"/>
          <w:szCs w:val="24"/>
        </w:rPr>
      </w:pPr>
      <w:r w:rsidRPr="005A7FE3">
        <w:rPr>
          <w:rFonts w:ascii="Times New Roman" w:hAnsi="Times New Roman" w:cs="Times New Roman"/>
          <w:b w:val="0"/>
          <w:color w:val="auto"/>
          <w:sz w:val="24"/>
          <w:szCs w:val="24"/>
        </w:rPr>
        <w:t>Rectifier</w:t>
      </w:r>
    </w:p>
    <w:p w:rsidR="005A7FE3" w:rsidRPr="005A7FE3" w:rsidRDefault="005A7FE3" w:rsidP="005A7FE3">
      <w:pPr>
        <w:shd w:val="clear" w:color="auto" w:fill="FFFFFF"/>
        <w:spacing w:before="100" w:beforeAutospacing="1" w:after="100" w:afterAutospacing="1" w:line="360" w:lineRule="auto"/>
        <w:jc w:val="both"/>
        <w:rPr>
          <w:rFonts w:ascii="Times New Roman" w:hAnsi="Times New Roman" w:cs="Times New Roman"/>
          <w:iCs/>
          <w:sz w:val="24"/>
          <w:szCs w:val="24"/>
        </w:rPr>
      </w:pPr>
      <w:r w:rsidRPr="005A7FE3">
        <w:rPr>
          <w:rFonts w:ascii="Times New Roman" w:hAnsi="Times New Roman" w:cs="Times New Roman"/>
          <w:sz w:val="24"/>
          <w:szCs w:val="24"/>
        </w:rPr>
        <w:t xml:space="preserve">There are several ways of connecting diodes to make a rectifier to convert AC to DC. The </w:t>
      </w:r>
      <w:hyperlink r:id="rId44" w:anchor="bridgerectifier" w:history="1">
        <w:r w:rsidRPr="005A7FE3">
          <w:rPr>
            <w:rStyle w:val="Hyperlink"/>
            <w:rFonts w:ascii="Times New Roman" w:hAnsi="Times New Roman" w:cs="Times New Roman"/>
            <w:color w:val="auto"/>
            <w:sz w:val="24"/>
            <w:szCs w:val="24"/>
          </w:rPr>
          <w:t>bridge rectifier</w:t>
        </w:r>
      </w:hyperlink>
      <w:r w:rsidRPr="005A7FE3">
        <w:rPr>
          <w:rFonts w:ascii="Times New Roman" w:hAnsi="Times New Roman" w:cs="Times New Roman"/>
          <w:sz w:val="24"/>
          <w:szCs w:val="24"/>
        </w:rPr>
        <w:t xml:space="preserve"> is the most important and it produces </w:t>
      </w:r>
      <w:r w:rsidRPr="005A7FE3">
        <w:rPr>
          <w:rFonts w:ascii="Times New Roman" w:hAnsi="Times New Roman" w:cs="Times New Roman"/>
          <w:bCs/>
          <w:sz w:val="24"/>
          <w:szCs w:val="24"/>
        </w:rPr>
        <w:t>full-wave</w:t>
      </w:r>
      <w:r w:rsidRPr="005A7FE3">
        <w:rPr>
          <w:rFonts w:ascii="Times New Roman" w:hAnsi="Times New Roman" w:cs="Times New Roman"/>
          <w:sz w:val="24"/>
          <w:szCs w:val="24"/>
        </w:rPr>
        <w:t xml:space="preserve"> varying DC</w:t>
      </w:r>
    </w:p>
    <w:p w:rsidR="005A7FE3" w:rsidRPr="005A7FE3" w:rsidRDefault="005A7FE3" w:rsidP="005A7FE3">
      <w:pPr>
        <w:shd w:val="clear" w:color="auto" w:fill="FFFFFF"/>
        <w:spacing w:before="100" w:beforeAutospacing="1" w:after="100" w:afterAutospacing="1" w:line="360" w:lineRule="auto"/>
        <w:jc w:val="both"/>
        <w:rPr>
          <w:rFonts w:ascii="Times New Roman" w:hAnsi="Times New Roman" w:cs="Times New Roman"/>
          <w:sz w:val="24"/>
          <w:szCs w:val="24"/>
        </w:rPr>
      </w:pPr>
    </w:p>
    <w:p w:rsidR="005A7FE3" w:rsidRPr="005A7FE3" w:rsidRDefault="005A7FE3" w:rsidP="005A7FE3">
      <w:pPr>
        <w:shd w:val="clear" w:color="auto" w:fill="FFFFFF"/>
        <w:spacing w:before="100" w:beforeAutospacing="1" w:after="100" w:afterAutospacing="1" w:line="360" w:lineRule="auto"/>
        <w:jc w:val="both"/>
        <w:rPr>
          <w:rFonts w:ascii="Times New Roman" w:hAnsi="Times New Roman" w:cs="Times New Roman"/>
          <w:bCs/>
          <w:sz w:val="24"/>
          <w:szCs w:val="24"/>
        </w:rPr>
      </w:pPr>
    </w:p>
    <w:p w:rsidR="005A7FE3" w:rsidRPr="005A7FE3" w:rsidRDefault="005A7FE3" w:rsidP="005A7FE3">
      <w:pPr>
        <w:shd w:val="clear" w:color="auto" w:fill="FFFFFF"/>
        <w:spacing w:before="100" w:beforeAutospacing="1" w:after="100" w:afterAutospacing="1" w:line="360" w:lineRule="auto"/>
        <w:jc w:val="both"/>
        <w:rPr>
          <w:rFonts w:ascii="Times New Roman" w:hAnsi="Times New Roman" w:cs="Times New Roman"/>
          <w:bCs/>
          <w:sz w:val="24"/>
          <w:szCs w:val="24"/>
        </w:rPr>
      </w:pPr>
      <w:r w:rsidRPr="005A7FE3">
        <w:rPr>
          <w:rFonts w:ascii="Times New Roman" w:hAnsi="Times New Roman" w:cs="Times New Roman"/>
          <w:noProof/>
          <w:sz w:val="24"/>
          <w:szCs w:val="24"/>
        </w:rPr>
        <w:drawing>
          <wp:anchor distT="0" distB="0" distL="114300" distR="114300" simplePos="0" relativeHeight="251720704" behindDoc="0" locked="0" layoutInCell="1" allowOverlap="1">
            <wp:simplePos x="0" y="0"/>
            <wp:positionH relativeFrom="column">
              <wp:posOffset>2800350</wp:posOffset>
            </wp:positionH>
            <wp:positionV relativeFrom="paragraph">
              <wp:posOffset>-621030</wp:posOffset>
            </wp:positionV>
            <wp:extent cx="2886075" cy="1238250"/>
            <wp:effectExtent l="0" t="0" r="9525" b="0"/>
            <wp:wrapNone/>
            <wp:docPr id="15"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86075" cy="1238250"/>
                    </a:xfrm>
                    <a:prstGeom prst="rect">
                      <a:avLst/>
                    </a:prstGeom>
                    <a:noFill/>
                    <a:ln>
                      <a:noFill/>
                    </a:ln>
                  </pic:spPr>
                </pic:pic>
              </a:graphicData>
            </a:graphic>
          </wp:anchor>
        </w:drawing>
      </w:r>
      <w:r w:rsidRPr="005A7FE3">
        <w:rPr>
          <w:rFonts w:ascii="Times New Roman" w:hAnsi="Times New Roman" w:cs="Times New Roman"/>
          <w:noProof/>
          <w:sz w:val="24"/>
          <w:szCs w:val="24"/>
        </w:rPr>
        <w:drawing>
          <wp:anchor distT="0" distB="0" distL="114300" distR="114300" simplePos="0" relativeHeight="251721728" behindDoc="0" locked="0" layoutInCell="1" allowOverlap="1">
            <wp:simplePos x="0" y="0"/>
            <wp:positionH relativeFrom="column">
              <wp:posOffset>-190500</wp:posOffset>
            </wp:positionH>
            <wp:positionV relativeFrom="paragraph">
              <wp:posOffset>-621030</wp:posOffset>
            </wp:positionV>
            <wp:extent cx="2257425" cy="1292225"/>
            <wp:effectExtent l="0" t="0" r="9525" b="3175"/>
            <wp:wrapNone/>
            <wp:docPr id="16"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57425" cy="1292225"/>
                    </a:xfrm>
                    <a:prstGeom prst="rect">
                      <a:avLst/>
                    </a:prstGeom>
                    <a:noFill/>
                    <a:ln>
                      <a:noFill/>
                    </a:ln>
                  </pic:spPr>
                </pic:pic>
              </a:graphicData>
            </a:graphic>
          </wp:anchor>
        </w:drawing>
      </w:r>
    </w:p>
    <w:p w:rsidR="005A7FE3" w:rsidRPr="005A7FE3" w:rsidRDefault="005A7FE3" w:rsidP="005A7FE3">
      <w:pPr>
        <w:shd w:val="clear" w:color="auto" w:fill="FFFFFF"/>
        <w:spacing w:before="100" w:beforeAutospacing="1" w:after="100" w:afterAutospacing="1" w:line="360" w:lineRule="auto"/>
        <w:jc w:val="both"/>
        <w:rPr>
          <w:rFonts w:ascii="Times New Roman" w:hAnsi="Times New Roman" w:cs="Times New Roman"/>
          <w:bCs/>
          <w:sz w:val="24"/>
          <w:szCs w:val="24"/>
        </w:rPr>
      </w:pPr>
    </w:p>
    <w:p w:rsidR="005A7FE3" w:rsidRPr="005A7FE3" w:rsidRDefault="005A7FE3" w:rsidP="005A7FE3">
      <w:pPr>
        <w:shd w:val="clear" w:color="auto" w:fill="FFFFFF"/>
        <w:spacing w:before="100" w:beforeAutospacing="1" w:after="100" w:afterAutospacing="1" w:line="360" w:lineRule="auto"/>
        <w:jc w:val="both"/>
        <w:rPr>
          <w:rFonts w:ascii="Times New Roman" w:hAnsi="Times New Roman" w:cs="Times New Roman"/>
          <w:bCs/>
          <w:sz w:val="24"/>
          <w:szCs w:val="24"/>
        </w:rPr>
      </w:pPr>
      <w:r w:rsidRPr="005A7FE3">
        <w:rPr>
          <w:rFonts w:ascii="Times New Roman" w:hAnsi="Times New Roman" w:cs="Times New Roman"/>
          <w:bCs/>
          <w:sz w:val="24"/>
          <w:szCs w:val="24"/>
        </w:rPr>
        <w:t>Bridge rectifier</w:t>
      </w:r>
      <w:r w:rsidRPr="005A7FE3">
        <w:rPr>
          <w:rFonts w:ascii="Times New Roman" w:hAnsi="Times New Roman" w:cs="Times New Roman"/>
          <w:bCs/>
          <w:sz w:val="24"/>
          <w:szCs w:val="24"/>
        </w:rPr>
        <w:tab/>
      </w:r>
      <w:r w:rsidRPr="005A7FE3">
        <w:rPr>
          <w:rFonts w:ascii="Times New Roman" w:hAnsi="Times New Roman" w:cs="Times New Roman"/>
          <w:bCs/>
          <w:sz w:val="24"/>
          <w:szCs w:val="24"/>
        </w:rPr>
        <w:tab/>
      </w:r>
      <w:r w:rsidRPr="005A7FE3">
        <w:rPr>
          <w:rFonts w:ascii="Times New Roman" w:hAnsi="Times New Roman" w:cs="Times New Roman"/>
          <w:bCs/>
          <w:sz w:val="24"/>
          <w:szCs w:val="24"/>
        </w:rPr>
        <w:tab/>
      </w:r>
      <w:r w:rsidRPr="005A7FE3">
        <w:rPr>
          <w:rFonts w:ascii="Times New Roman" w:hAnsi="Times New Roman" w:cs="Times New Roman"/>
          <w:bCs/>
          <w:sz w:val="24"/>
          <w:szCs w:val="24"/>
        </w:rPr>
        <w:tab/>
        <w:t xml:space="preserve">         Output: full-wave varying DC</w:t>
      </w:r>
      <w:r w:rsidRPr="005A7FE3">
        <w:rPr>
          <w:rFonts w:ascii="Times New Roman" w:hAnsi="Times New Roman" w:cs="Times New Roman"/>
          <w:sz w:val="24"/>
          <w:szCs w:val="24"/>
        </w:rPr>
        <w:br/>
        <w:t>Alternate pairs of diodes conduct, changing over                    (using all the AC wave</w:t>
      </w:r>
      <w:proofErr w:type="gramStart"/>
      <w:r w:rsidRPr="005A7FE3">
        <w:rPr>
          <w:rFonts w:ascii="Times New Roman" w:hAnsi="Times New Roman" w:cs="Times New Roman"/>
          <w:sz w:val="24"/>
          <w:szCs w:val="24"/>
        </w:rPr>
        <w:t>)</w:t>
      </w:r>
      <w:proofErr w:type="gramEnd"/>
      <w:r w:rsidRPr="005A7FE3">
        <w:rPr>
          <w:rFonts w:ascii="Times New Roman" w:hAnsi="Times New Roman" w:cs="Times New Roman"/>
          <w:sz w:val="24"/>
          <w:szCs w:val="24"/>
        </w:rPr>
        <w:br/>
        <w:t>the connections so the alternating directions of</w:t>
      </w:r>
      <w:r w:rsidRPr="005A7FE3">
        <w:rPr>
          <w:rFonts w:ascii="Times New Roman" w:hAnsi="Times New Roman" w:cs="Times New Roman"/>
          <w:sz w:val="24"/>
          <w:szCs w:val="24"/>
        </w:rPr>
        <w:br/>
        <w:t>AC are converted to the one direction of DC.</w:t>
      </w:r>
    </w:p>
    <w:p w:rsidR="005A7FE3" w:rsidRPr="005A7FE3" w:rsidRDefault="005A7FE3" w:rsidP="005A7FE3">
      <w:pPr>
        <w:pStyle w:val="Heading3"/>
        <w:shd w:val="clear" w:color="auto" w:fill="FFFFFF"/>
        <w:spacing w:line="360" w:lineRule="auto"/>
        <w:jc w:val="both"/>
        <w:rPr>
          <w:rFonts w:ascii="Times New Roman" w:hAnsi="Times New Roman" w:cs="Times New Roman"/>
          <w:b w:val="0"/>
          <w:color w:val="auto"/>
          <w:sz w:val="24"/>
          <w:szCs w:val="24"/>
        </w:rPr>
      </w:pPr>
      <w:r w:rsidRPr="005A7FE3">
        <w:rPr>
          <w:rFonts w:ascii="Times New Roman" w:hAnsi="Times New Roman" w:cs="Times New Roman"/>
          <w:b w:val="0"/>
          <w:color w:val="auto"/>
          <w:sz w:val="24"/>
          <w:szCs w:val="24"/>
        </w:rPr>
        <w:lastRenderedPageBreak/>
        <w:t>Filter</w:t>
      </w:r>
    </w:p>
    <w:p w:rsidR="005A7FE3" w:rsidRPr="005A7FE3" w:rsidRDefault="005A7FE3" w:rsidP="005A7FE3">
      <w:pPr>
        <w:pStyle w:val="Heading3"/>
        <w:shd w:val="clear" w:color="auto" w:fill="FFFFFF"/>
        <w:spacing w:line="360" w:lineRule="auto"/>
        <w:jc w:val="both"/>
        <w:rPr>
          <w:rFonts w:ascii="Times New Roman" w:hAnsi="Times New Roman" w:cs="Times New Roman"/>
          <w:b w:val="0"/>
          <w:color w:val="auto"/>
          <w:sz w:val="24"/>
          <w:szCs w:val="24"/>
        </w:rPr>
      </w:pPr>
      <w:r w:rsidRPr="005A7FE3">
        <w:rPr>
          <w:rFonts w:ascii="Times New Roman" w:hAnsi="Times New Roman" w:cs="Times New Roman"/>
          <w:b w:val="0"/>
          <w:color w:val="auto"/>
          <w:sz w:val="24"/>
          <w:szCs w:val="24"/>
        </w:rPr>
        <w:t xml:space="preserve">Filtering is performed by a large value </w:t>
      </w:r>
      <w:hyperlink r:id="rId47" w:anchor="polarised" w:history="1">
        <w:r w:rsidRPr="005A7FE3">
          <w:rPr>
            <w:rStyle w:val="Hyperlink"/>
            <w:rFonts w:ascii="Times New Roman" w:hAnsi="Times New Roman" w:cs="Times New Roman"/>
            <w:b w:val="0"/>
            <w:color w:val="auto"/>
            <w:sz w:val="24"/>
            <w:szCs w:val="24"/>
          </w:rPr>
          <w:t>electrolytic capacitor</w:t>
        </w:r>
      </w:hyperlink>
      <w:r w:rsidRPr="005A7FE3">
        <w:rPr>
          <w:rFonts w:ascii="Times New Roman" w:hAnsi="Times New Roman" w:cs="Times New Roman"/>
          <w:b w:val="0"/>
          <w:color w:val="auto"/>
          <w:sz w:val="24"/>
          <w:szCs w:val="24"/>
        </w:rPr>
        <w:t xml:space="preserve"> connected across the DC supply to act as a reservoir, supplying current to the output when the varying DC voltage from the rectifier is falling. The diagram shows the unfiltered varying DC (dotted line) and the filtered DC (solid line). The capacitor charges quickly near the peak of the varying DC, and then discharges as it supplies current to the output.</w:t>
      </w:r>
      <w:r w:rsidRPr="005A7FE3">
        <w:rPr>
          <w:rFonts w:ascii="Times New Roman" w:hAnsi="Times New Roman" w:cs="Times New Roman"/>
          <w:b w:val="0"/>
          <w:noProof/>
          <w:color w:val="auto"/>
          <w:sz w:val="24"/>
          <w:szCs w:val="24"/>
        </w:rPr>
        <w:drawing>
          <wp:inline distT="0" distB="0" distL="0" distR="0">
            <wp:extent cx="5419725" cy="16002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19725" cy="1600200"/>
                    </a:xfrm>
                    <a:prstGeom prst="rect">
                      <a:avLst/>
                    </a:prstGeom>
                    <a:noFill/>
                    <a:ln>
                      <a:noFill/>
                    </a:ln>
                  </pic:spPr>
                </pic:pic>
              </a:graphicData>
            </a:graphic>
          </wp:inline>
        </w:drawing>
      </w:r>
    </w:p>
    <w:p w:rsidR="005A7FE3" w:rsidRPr="005A7FE3" w:rsidRDefault="005A7FE3" w:rsidP="005A7FE3">
      <w:pPr>
        <w:pStyle w:val="Heading3"/>
        <w:shd w:val="clear" w:color="auto" w:fill="FFFFFF"/>
        <w:spacing w:line="360" w:lineRule="auto"/>
        <w:jc w:val="both"/>
        <w:rPr>
          <w:rFonts w:ascii="Times New Roman" w:hAnsi="Times New Roman" w:cs="Times New Roman"/>
          <w:b w:val="0"/>
          <w:color w:val="auto"/>
          <w:sz w:val="24"/>
          <w:szCs w:val="24"/>
        </w:rPr>
      </w:pPr>
      <w:r w:rsidRPr="005A7FE3">
        <w:rPr>
          <w:rFonts w:ascii="Times New Roman" w:hAnsi="Times New Roman" w:cs="Times New Roman"/>
          <w:b w:val="0"/>
          <w:color w:val="auto"/>
          <w:sz w:val="24"/>
          <w:szCs w:val="24"/>
        </w:rPr>
        <w:t xml:space="preserve">Typically 1000 </w:t>
      </w:r>
      <w:proofErr w:type="spellStart"/>
      <w:r w:rsidRPr="005A7FE3">
        <w:rPr>
          <w:rFonts w:ascii="Times New Roman" w:hAnsi="Times New Roman" w:cs="Times New Roman"/>
          <w:b w:val="0"/>
          <w:color w:val="auto"/>
          <w:sz w:val="24"/>
          <w:szCs w:val="24"/>
        </w:rPr>
        <w:t>μf</w:t>
      </w:r>
      <w:proofErr w:type="spellEnd"/>
      <w:r w:rsidRPr="005A7FE3">
        <w:rPr>
          <w:rFonts w:ascii="Times New Roman" w:hAnsi="Times New Roman" w:cs="Times New Roman"/>
          <w:b w:val="0"/>
          <w:color w:val="auto"/>
          <w:sz w:val="24"/>
          <w:szCs w:val="24"/>
        </w:rPr>
        <w:t xml:space="preserve"> capacitor is used in microcontroller of 8051. </w:t>
      </w:r>
    </w:p>
    <w:p w:rsidR="005A7FE3" w:rsidRPr="005A7FE3" w:rsidRDefault="005A7FE3" w:rsidP="005A7FE3">
      <w:pPr>
        <w:pStyle w:val="Heading3"/>
        <w:shd w:val="clear" w:color="auto" w:fill="FFFFFF"/>
        <w:spacing w:line="360" w:lineRule="auto"/>
        <w:jc w:val="both"/>
        <w:rPr>
          <w:rFonts w:ascii="Times New Roman" w:hAnsi="Times New Roman" w:cs="Times New Roman"/>
          <w:b w:val="0"/>
          <w:color w:val="auto"/>
          <w:sz w:val="24"/>
          <w:szCs w:val="24"/>
        </w:rPr>
      </w:pPr>
    </w:p>
    <w:p w:rsidR="005A7FE3" w:rsidRPr="005A7FE3" w:rsidRDefault="005A7FE3" w:rsidP="005A7FE3">
      <w:pPr>
        <w:spacing w:line="360" w:lineRule="auto"/>
        <w:jc w:val="both"/>
        <w:rPr>
          <w:rFonts w:ascii="Times New Roman" w:hAnsi="Times New Roman" w:cs="Times New Roman"/>
          <w:sz w:val="24"/>
          <w:szCs w:val="24"/>
        </w:rPr>
      </w:pPr>
    </w:p>
    <w:p w:rsidR="005A7FE3" w:rsidRPr="005A7FE3" w:rsidRDefault="005A7FE3" w:rsidP="005A7FE3">
      <w:pPr>
        <w:spacing w:line="360" w:lineRule="auto"/>
        <w:jc w:val="both"/>
        <w:rPr>
          <w:rFonts w:ascii="Times New Roman" w:hAnsi="Times New Roman" w:cs="Times New Roman"/>
          <w:sz w:val="24"/>
          <w:szCs w:val="24"/>
        </w:rPr>
      </w:pPr>
    </w:p>
    <w:p w:rsidR="005A7FE3" w:rsidRPr="005A7FE3" w:rsidRDefault="005A7FE3" w:rsidP="005A7FE3">
      <w:pPr>
        <w:spacing w:line="360" w:lineRule="auto"/>
        <w:jc w:val="both"/>
        <w:rPr>
          <w:rFonts w:ascii="Times New Roman" w:hAnsi="Times New Roman" w:cs="Times New Roman"/>
          <w:sz w:val="24"/>
          <w:szCs w:val="24"/>
        </w:rPr>
      </w:pPr>
    </w:p>
    <w:p w:rsidR="005A7FE3" w:rsidRPr="005A7FE3" w:rsidRDefault="005A7FE3" w:rsidP="005A7FE3">
      <w:pPr>
        <w:pStyle w:val="Heading3"/>
        <w:shd w:val="clear" w:color="auto" w:fill="FFFFFF"/>
        <w:spacing w:line="360" w:lineRule="auto"/>
        <w:jc w:val="both"/>
        <w:rPr>
          <w:rFonts w:ascii="Times New Roman" w:hAnsi="Times New Roman" w:cs="Times New Roman"/>
          <w:b w:val="0"/>
          <w:color w:val="auto"/>
          <w:sz w:val="24"/>
          <w:szCs w:val="24"/>
        </w:rPr>
      </w:pPr>
      <w:r w:rsidRPr="005A7FE3">
        <w:rPr>
          <w:rFonts w:ascii="Times New Roman" w:hAnsi="Times New Roman" w:cs="Times New Roman"/>
          <w:b w:val="0"/>
          <w:color w:val="auto"/>
          <w:sz w:val="24"/>
          <w:szCs w:val="24"/>
        </w:rPr>
        <w:t>Regulator</w:t>
      </w:r>
    </w:p>
    <w:p w:rsidR="005A7FE3" w:rsidRPr="005A7FE3" w:rsidRDefault="005A7FE3" w:rsidP="005A7FE3">
      <w:pPr>
        <w:shd w:val="clear" w:color="auto" w:fill="FFFFFF"/>
        <w:spacing w:before="100" w:beforeAutospacing="1" w:after="100" w:afterAutospacing="1" w:line="360" w:lineRule="auto"/>
        <w:jc w:val="both"/>
        <w:rPr>
          <w:rFonts w:ascii="Times New Roman" w:hAnsi="Times New Roman" w:cs="Times New Roman"/>
          <w:sz w:val="24"/>
          <w:szCs w:val="24"/>
        </w:rPr>
      </w:pPr>
      <w:r w:rsidRPr="005A7FE3">
        <w:rPr>
          <w:rFonts w:ascii="Times New Roman" w:hAnsi="Times New Roman" w:cs="Times New Roman"/>
          <w:iCs/>
          <w:noProof/>
          <w:sz w:val="24"/>
          <w:szCs w:val="24"/>
        </w:rPr>
        <w:drawing>
          <wp:anchor distT="0" distB="0" distL="114300" distR="114300" simplePos="0" relativeHeight="251724800" behindDoc="0" locked="0" layoutInCell="1" allowOverlap="1">
            <wp:simplePos x="0" y="0"/>
            <wp:positionH relativeFrom="column">
              <wp:posOffset>2743200</wp:posOffset>
            </wp:positionH>
            <wp:positionV relativeFrom="paragraph">
              <wp:posOffset>747044</wp:posOffset>
            </wp:positionV>
            <wp:extent cx="1287012" cy="1528550"/>
            <wp:effectExtent l="19050" t="0" r="8388" b="0"/>
            <wp:wrapNone/>
            <wp:docPr id="22"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287012" cy="1528550"/>
                    </a:xfrm>
                    <a:prstGeom prst="rect">
                      <a:avLst/>
                    </a:prstGeom>
                    <a:noFill/>
                    <a:ln>
                      <a:noFill/>
                    </a:ln>
                  </pic:spPr>
                </pic:pic>
              </a:graphicData>
            </a:graphic>
          </wp:anchor>
        </w:drawing>
      </w:r>
      <w:r w:rsidRPr="005A7FE3">
        <w:rPr>
          <w:rFonts w:ascii="Times New Roman" w:hAnsi="Times New Roman" w:cs="Times New Roman"/>
          <w:sz w:val="24"/>
          <w:szCs w:val="24"/>
        </w:rPr>
        <w:t>This is a simple DC regulated supply project using 7805 voltage regulator to obtain a variable DC voltage range from 5V to 15V</w:t>
      </w:r>
    </w:p>
    <w:p w:rsidR="005A7FE3" w:rsidRPr="005A7FE3" w:rsidRDefault="005A7FE3" w:rsidP="005A7FE3">
      <w:pPr>
        <w:shd w:val="clear" w:color="auto" w:fill="FFFFFF"/>
        <w:tabs>
          <w:tab w:val="left" w:pos="5625"/>
        </w:tabs>
        <w:spacing w:before="100" w:beforeAutospacing="1" w:after="100" w:afterAutospacing="1" w:line="360" w:lineRule="auto"/>
        <w:jc w:val="both"/>
        <w:rPr>
          <w:rFonts w:ascii="Times New Roman" w:hAnsi="Times New Roman" w:cs="Times New Roman"/>
          <w:iCs/>
          <w:sz w:val="24"/>
          <w:szCs w:val="24"/>
        </w:rPr>
      </w:pPr>
      <w:r w:rsidRPr="005A7FE3">
        <w:rPr>
          <w:rFonts w:ascii="Times New Roman" w:hAnsi="Times New Roman" w:cs="Times New Roman"/>
          <w:iCs/>
          <w:noProof/>
          <w:sz w:val="24"/>
          <w:szCs w:val="24"/>
        </w:rPr>
        <w:drawing>
          <wp:anchor distT="0" distB="0" distL="114300" distR="114300" simplePos="0" relativeHeight="251723776" behindDoc="0" locked="0" layoutInCell="1" allowOverlap="1">
            <wp:simplePos x="0" y="0"/>
            <wp:positionH relativeFrom="column">
              <wp:posOffset>571500</wp:posOffset>
            </wp:positionH>
            <wp:positionV relativeFrom="paragraph">
              <wp:posOffset>16510</wp:posOffset>
            </wp:positionV>
            <wp:extent cx="1485900" cy="1247775"/>
            <wp:effectExtent l="0" t="0" r="0" b="9525"/>
            <wp:wrapNone/>
            <wp:docPr id="47"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85900" cy="1247775"/>
                    </a:xfrm>
                    <a:prstGeom prst="rect">
                      <a:avLst/>
                    </a:prstGeom>
                    <a:noFill/>
                    <a:ln>
                      <a:noFill/>
                    </a:ln>
                  </pic:spPr>
                </pic:pic>
              </a:graphicData>
            </a:graphic>
          </wp:anchor>
        </w:drawing>
      </w:r>
      <w:r w:rsidRPr="005A7FE3">
        <w:rPr>
          <w:rFonts w:ascii="Times New Roman" w:hAnsi="Times New Roman" w:cs="Times New Roman"/>
          <w:iCs/>
          <w:sz w:val="24"/>
          <w:szCs w:val="24"/>
        </w:rPr>
        <w:tab/>
      </w:r>
    </w:p>
    <w:p w:rsidR="005A7FE3" w:rsidRPr="005A7FE3" w:rsidRDefault="005A7FE3" w:rsidP="005A7FE3">
      <w:pPr>
        <w:shd w:val="clear" w:color="auto" w:fill="FFFFFF"/>
        <w:spacing w:before="100" w:beforeAutospacing="1" w:after="100" w:afterAutospacing="1" w:line="360" w:lineRule="auto"/>
        <w:jc w:val="both"/>
        <w:rPr>
          <w:rFonts w:ascii="Times New Roman" w:hAnsi="Times New Roman" w:cs="Times New Roman"/>
          <w:iCs/>
          <w:sz w:val="24"/>
          <w:szCs w:val="24"/>
        </w:rPr>
      </w:pPr>
    </w:p>
    <w:p w:rsidR="005A7FE3" w:rsidRPr="005A7FE3" w:rsidRDefault="005A7FE3" w:rsidP="005A7FE3">
      <w:pPr>
        <w:shd w:val="clear" w:color="auto" w:fill="FFFFFF"/>
        <w:spacing w:before="100" w:beforeAutospacing="1" w:after="100" w:afterAutospacing="1" w:line="360" w:lineRule="auto"/>
        <w:jc w:val="both"/>
        <w:rPr>
          <w:rFonts w:ascii="Times New Roman" w:hAnsi="Times New Roman" w:cs="Times New Roman"/>
          <w:iCs/>
          <w:sz w:val="24"/>
          <w:szCs w:val="24"/>
        </w:rPr>
      </w:pPr>
    </w:p>
    <w:p w:rsidR="005A7FE3" w:rsidRPr="005A7FE3" w:rsidRDefault="005A7FE3" w:rsidP="005A7FE3">
      <w:pPr>
        <w:shd w:val="clear" w:color="auto" w:fill="FFFFFF"/>
        <w:spacing w:before="100" w:beforeAutospacing="1" w:after="100" w:afterAutospacing="1" w:line="360" w:lineRule="auto"/>
        <w:jc w:val="both"/>
        <w:rPr>
          <w:rFonts w:ascii="Times New Roman" w:hAnsi="Times New Roman" w:cs="Times New Roman"/>
          <w:iCs/>
          <w:sz w:val="24"/>
          <w:szCs w:val="24"/>
        </w:rPr>
      </w:pPr>
    </w:p>
    <w:p w:rsidR="005A7FE3" w:rsidRPr="005A7FE3" w:rsidRDefault="005A7FE3" w:rsidP="005A7FE3">
      <w:pPr>
        <w:shd w:val="clear" w:color="auto" w:fill="FFFFFF"/>
        <w:spacing w:before="100" w:beforeAutospacing="1" w:after="100" w:afterAutospacing="1" w:line="360" w:lineRule="auto"/>
        <w:jc w:val="both"/>
        <w:rPr>
          <w:rFonts w:ascii="Times New Roman" w:hAnsi="Times New Roman" w:cs="Times New Roman"/>
          <w:iCs/>
          <w:sz w:val="24"/>
          <w:szCs w:val="24"/>
        </w:rPr>
      </w:pPr>
    </w:p>
    <w:p w:rsidR="005A7FE3" w:rsidRPr="005A7FE3" w:rsidRDefault="005A7FE3" w:rsidP="005A7FE3">
      <w:pPr>
        <w:shd w:val="clear" w:color="auto" w:fill="FFFFFF"/>
        <w:spacing w:before="100" w:beforeAutospacing="1" w:after="100" w:afterAutospacing="1" w:line="360" w:lineRule="auto"/>
        <w:jc w:val="both"/>
        <w:rPr>
          <w:rFonts w:ascii="Times New Roman" w:hAnsi="Times New Roman" w:cs="Times New Roman"/>
          <w:sz w:val="24"/>
          <w:szCs w:val="24"/>
        </w:rPr>
      </w:pPr>
      <w:r w:rsidRPr="005A7FE3">
        <w:rPr>
          <w:rFonts w:ascii="Times New Roman" w:hAnsi="Times New Roman" w:cs="Times New Roman"/>
          <w:iCs/>
          <w:sz w:val="24"/>
          <w:szCs w:val="24"/>
        </w:rPr>
        <w:t>Pin out of the 7805 regulator IC.</w:t>
      </w:r>
    </w:p>
    <w:p w:rsidR="005A7FE3" w:rsidRPr="005A7FE3" w:rsidRDefault="005A7FE3" w:rsidP="005A7FE3">
      <w:pPr>
        <w:shd w:val="clear" w:color="auto" w:fill="FFFFFF"/>
        <w:spacing w:before="100" w:beforeAutospacing="1" w:after="100" w:afterAutospacing="1" w:line="360" w:lineRule="auto"/>
        <w:ind w:left="360"/>
        <w:jc w:val="both"/>
        <w:rPr>
          <w:rFonts w:ascii="Times New Roman" w:hAnsi="Times New Roman" w:cs="Times New Roman"/>
          <w:sz w:val="24"/>
          <w:szCs w:val="24"/>
        </w:rPr>
      </w:pPr>
      <w:r w:rsidRPr="005A7FE3">
        <w:rPr>
          <w:rFonts w:ascii="Times New Roman" w:hAnsi="Times New Roman" w:cs="Times New Roman"/>
          <w:sz w:val="24"/>
          <w:szCs w:val="24"/>
        </w:rPr>
        <w:lastRenderedPageBreak/>
        <w:t xml:space="preserve">1. Unregulated voltage in </w:t>
      </w:r>
    </w:p>
    <w:p w:rsidR="005A7FE3" w:rsidRPr="005A7FE3" w:rsidRDefault="005A7FE3" w:rsidP="005A7FE3">
      <w:pPr>
        <w:shd w:val="clear" w:color="auto" w:fill="FFFFFF"/>
        <w:spacing w:before="100" w:beforeAutospacing="1" w:after="100" w:afterAutospacing="1" w:line="360" w:lineRule="auto"/>
        <w:ind w:left="360"/>
        <w:jc w:val="both"/>
        <w:rPr>
          <w:rFonts w:ascii="Times New Roman" w:hAnsi="Times New Roman" w:cs="Times New Roman"/>
          <w:sz w:val="24"/>
          <w:szCs w:val="24"/>
        </w:rPr>
      </w:pPr>
      <w:r w:rsidRPr="005A7FE3">
        <w:rPr>
          <w:rFonts w:ascii="Times New Roman" w:hAnsi="Times New Roman" w:cs="Times New Roman"/>
          <w:sz w:val="24"/>
          <w:szCs w:val="24"/>
        </w:rPr>
        <w:t xml:space="preserve">2. Ground </w:t>
      </w:r>
    </w:p>
    <w:p w:rsidR="005A7FE3" w:rsidRPr="005A7FE3" w:rsidRDefault="005A7FE3" w:rsidP="005A7FE3">
      <w:pPr>
        <w:shd w:val="clear" w:color="auto" w:fill="FFFFFF"/>
        <w:spacing w:before="100" w:beforeAutospacing="1" w:after="100" w:afterAutospacing="1" w:line="360" w:lineRule="auto"/>
        <w:ind w:left="360"/>
        <w:jc w:val="both"/>
        <w:rPr>
          <w:rFonts w:ascii="Times New Roman" w:hAnsi="Times New Roman" w:cs="Times New Roman"/>
          <w:sz w:val="24"/>
          <w:szCs w:val="24"/>
        </w:rPr>
      </w:pPr>
      <w:r w:rsidRPr="005A7FE3">
        <w:rPr>
          <w:rFonts w:ascii="Times New Roman" w:hAnsi="Times New Roman" w:cs="Times New Roman"/>
          <w:sz w:val="24"/>
          <w:szCs w:val="24"/>
        </w:rPr>
        <w:t xml:space="preserve">3. Regulated voltage out </w:t>
      </w:r>
    </w:p>
    <w:p w:rsidR="005A7FE3" w:rsidRPr="005A7FE3" w:rsidRDefault="005A7FE3" w:rsidP="005A7FE3">
      <w:pPr>
        <w:shd w:val="clear" w:color="auto" w:fill="FFFFFF"/>
        <w:spacing w:before="100" w:beforeAutospacing="1" w:after="100" w:afterAutospacing="1" w:line="360" w:lineRule="auto"/>
        <w:jc w:val="both"/>
        <w:rPr>
          <w:rFonts w:ascii="Times New Roman" w:hAnsi="Times New Roman" w:cs="Times New Roman"/>
          <w:sz w:val="24"/>
          <w:szCs w:val="24"/>
        </w:rPr>
      </w:pPr>
      <w:r w:rsidRPr="005A7FE3">
        <w:rPr>
          <w:rFonts w:ascii="Times New Roman" w:hAnsi="Times New Roman" w:cs="Times New Roman"/>
          <w:sz w:val="24"/>
          <w:szCs w:val="24"/>
        </w:rPr>
        <w:t xml:space="preserve">If you need other voltages than +5V, you can modify the circuit by replacing the 7805 chips with another regulator with different output voltage from regulator 78xx chip family. The last numbers in the </w:t>
      </w:r>
      <w:proofErr w:type="spellStart"/>
      <w:r w:rsidRPr="005A7FE3">
        <w:rPr>
          <w:rFonts w:ascii="Times New Roman" w:hAnsi="Times New Roman" w:cs="Times New Roman"/>
          <w:sz w:val="24"/>
          <w:szCs w:val="24"/>
        </w:rPr>
        <w:t>the</w:t>
      </w:r>
      <w:proofErr w:type="spellEnd"/>
      <w:r w:rsidRPr="005A7FE3">
        <w:rPr>
          <w:rFonts w:ascii="Times New Roman" w:hAnsi="Times New Roman" w:cs="Times New Roman"/>
          <w:sz w:val="24"/>
          <w:szCs w:val="24"/>
        </w:rPr>
        <w:t xml:space="preserve"> chip code tells the output voltage. Remember that the input voltage must be at least 3V greater than regulator output voltage </w:t>
      </w:r>
      <w:proofErr w:type="spellStart"/>
      <w:proofErr w:type="gramStart"/>
      <w:r w:rsidRPr="005A7FE3">
        <w:rPr>
          <w:rFonts w:ascii="Times New Roman" w:hAnsi="Times New Roman" w:cs="Times New Roman"/>
          <w:sz w:val="24"/>
          <w:szCs w:val="24"/>
        </w:rPr>
        <w:t>ot</w:t>
      </w:r>
      <w:proofErr w:type="spellEnd"/>
      <w:proofErr w:type="gramEnd"/>
      <w:r w:rsidRPr="005A7FE3">
        <w:rPr>
          <w:rFonts w:ascii="Times New Roman" w:hAnsi="Times New Roman" w:cs="Times New Roman"/>
          <w:sz w:val="24"/>
          <w:szCs w:val="24"/>
        </w:rPr>
        <w:t xml:space="preserve"> otherwise the regulator does not work well. </w:t>
      </w:r>
    </w:p>
    <w:p w:rsidR="005A7FE3" w:rsidRPr="005A7FE3" w:rsidRDefault="005A7FE3" w:rsidP="005A7FE3">
      <w:pPr>
        <w:pStyle w:val="Title"/>
        <w:spacing w:line="360" w:lineRule="auto"/>
        <w:jc w:val="both"/>
        <w:rPr>
          <w:rFonts w:ascii="Times New Roman" w:hAnsi="Times New Roman"/>
          <w:b w:val="0"/>
          <w:sz w:val="24"/>
          <w:szCs w:val="24"/>
        </w:rPr>
      </w:pPr>
      <w:r w:rsidRPr="005A7FE3">
        <w:rPr>
          <w:rFonts w:ascii="Times New Roman" w:hAnsi="Times New Roman"/>
          <w:b w:val="0"/>
          <w:sz w:val="24"/>
          <w:szCs w:val="24"/>
        </w:rPr>
        <w:t>Light Emitting Diodes</w:t>
      </w:r>
    </w:p>
    <w:p w:rsidR="005A7FE3" w:rsidRPr="005A7FE3" w:rsidRDefault="005A7FE3" w:rsidP="005A7FE3">
      <w:pPr>
        <w:tabs>
          <w:tab w:val="left" w:pos="1035"/>
        </w:tabs>
        <w:spacing w:line="360" w:lineRule="auto"/>
        <w:jc w:val="both"/>
        <w:rPr>
          <w:rFonts w:ascii="Times New Roman" w:hAnsi="Times New Roman" w:cs="Times New Roman"/>
          <w:sz w:val="24"/>
          <w:szCs w:val="24"/>
        </w:rPr>
      </w:pPr>
      <w:r w:rsidRPr="005A7FE3">
        <w:rPr>
          <w:rFonts w:ascii="Times New Roman" w:hAnsi="Times New Roman" w:cs="Times New Roman"/>
          <w:sz w:val="24"/>
          <w:szCs w:val="24"/>
        </w:rPr>
        <w:tab/>
      </w:r>
    </w:p>
    <w:p w:rsidR="005A7FE3" w:rsidRPr="005A7FE3" w:rsidRDefault="005A7FE3" w:rsidP="005A7FE3">
      <w:pPr>
        <w:spacing w:before="240" w:line="360" w:lineRule="auto"/>
        <w:ind w:firstLine="720"/>
        <w:jc w:val="both"/>
        <w:rPr>
          <w:rFonts w:ascii="Times New Roman" w:hAnsi="Times New Roman" w:cs="Times New Roman"/>
          <w:sz w:val="24"/>
          <w:szCs w:val="24"/>
        </w:rPr>
      </w:pPr>
      <w:r w:rsidRPr="005A7FE3">
        <w:rPr>
          <w:rFonts w:ascii="Times New Roman" w:hAnsi="Times New Roman" w:cs="Times New Roman"/>
          <w:sz w:val="24"/>
          <w:szCs w:val="24"/>
        </w:rPr>
        <w:t xml:space="preserve">Light Emitting Diodes or LEDs, are among the most widely used of all the types of diodes available. They are the most visible type of diode that emits a fairly narrow bandwidth of either visible </w:t>
      </w:r>
      <w:proofErr w:type="spellStart"/>
      <w:r w:rsidRPr="005A7FE3">
        <w:rPr>
          <w:rFonts w:ascii="Times New Roman" w:hAnsi="Times New Roman" w:cs="Times New Roman"/>
          <w:sz w:val="24"/>
          <w:szCs w:val="24"/>
        </w:rPr>
        <w:t>colored</w:t>
      </w:r>
      <w:proofErr w:type="spellEnd"/>
      <w:r w:rsidRPr="005A7FE3">
        <w:rPr>
          <w:rFonts w:ascii="Times New Roman" w:hAnsi="Times New Roman" w:cs="Times New Roman"/>
          <w:sz w:val="24"/>
          <w:szCs w:val="24"/>
        </w:rPr>
        <w:t xml:space="preserve"> light, invisible infra-red or laser type light when a forward current is passed through them. A "Light Emitting Diode" or LED as it is more commonly called, is basically just a specialized type of PN-junction diode, made from a very thin layer of fairly heavily doped semiconductor material. When the diode is Forward Biased, electrons from the semiconductors conduction band combine with holes from the valence band, releasing sufficient energy to produce photons of light. Because of this thin layer a reasonable number of these photons can leave the junction and radiate away producing a coloured light output.</w:t>
      </w:r>
    </w:p>
    <w:p w:rsidR="005A7FE3" w:rsidRPr="005A7FE3" w:rsidRDefault="005A7FE3" w:rsidP="005A7FE3">
      <w:pPr>
        <w:spacing w:before="240" w:line="360" w:lineRule="auto"/>
        <w:ind w:firstLine="720"/>
        <w:jc w:val="both"/>
        <w:rPr>
          <w:rFonts w:ascii="Times New Roman" w:hAnsi="Times New Roman" w:cs="Times New Roman"/>
          <w:sz w:val="24"/>
          <w:szCs w:val="24"/>
        </w:rPr>
      </w:pPr>
      <w:r w:rsidRPr="005A7FE3">
        <w:rPr>
          <w:rFonts w:ascii="Times New Roman" w:hAnsi="Times New Roman" w:cs="Times New Roman"/>
          <w:sz w:val="24"/>
          <w:szCs w:val="24"/>
        </w:rPr>
        <w:t>Unlike normal diodes which are made for detection or power rectification, and which are generally made from either Germanium or Silicon semiconductor material, Light Emitting Diodes are made from compound type semiconductor materials such as Gallium Arsenide (</w:t>
      </w:r>
      <w:proofErr w:type="spellStart"/>
      <w:r w:rsidRPr="005A7FE3">
        <w:rPr>
          <w:rFonts w:ascii="Times New Roman" w:hAnsi="Times New Roman" w:cs="Times New Roman"/>
          <w:sz w:val="24"/>
          <w:szCs w:val="24"/>
        </w:rPr>
        <w:t>GaAs</w:t>
      </w:r>
      <w:proofErr w:type="spellEnd"/>
      <w:r w:rsidRPr="005A7FE3">
        <w:rPr>
          <w:rFonts w:ascii="Times New Roman" w:hAnsi="Times New Roman" w:cs="Times New Roman"/>
          <w:sz w:val="24"/>
          <w:szCs w:val="24"/>
        </w:rPr>
        <w:t xml:space="preserve">), Gallium </w:t>
      </w:r>
      <w:proofErr w:type="spellStart"/>
      <w:r w:rsidRPr="005A7FE3">
        <w:rPr>
          <w:rFonts w:ascii="Times New Roman" w:hAnsi="Times New Roman" w:cs="Times New Roman"/>
          <w:sz w:val="24"/>
          <w:szCs w:val="24"/>
        </w:rPr>
        <w:t>Phosphide</w:t>
      </w:r>
      <w:proofErr w:type="spellEnd"/>
      <w:r w:rsidRPr="005A7FE3">
        <w:rPr>
          <w:rFonts w:ascii="Times New Roman" w:hAnsi="Times New Roman" w:cs="Times New Roman"/>
          <w:sz w:val="24"/>
          <w:szCs w:val="24"/>
        </w:rPr>
        <w:t xml:space="preserve"> (</w:t>
      </w:r>
      <w:proofErr w:type="spellStart"/>
      <w:r w:rsidRPr="005A7FE3">
        <w:rPr>
          <w:rFonts w:ascii="Times New Roman" w:hAnsi="Times New Roman" w:cs="Times New Roman"/>
          <w:sz w:val="24"/>
          <w:szCs w:val="24"/>
        </w:rPr>
        <w:t>GaP</w:t>
      </w:r>
      <w:proofErr w:type="spellEnd"/>
      <w:r w:rsidRPr="005A7FE3">
        <w:rPr>
          <w:rFonts w:ascii="Times New Roman" w:hAnsi="Times New Roman" w:cs="Times New Roman"/>
          <w:sz w:val="24"/>
          <w:szCs w:val="24"/>
        </w:rPr>
        <w:t xml:space="preserve">), Gallium Arsenide </w:t>
      </w:r>
      <w:proofErr w:type="spellStart"/>
      <w:r w:rsidRPr="005A7FE3">
        <w:rPr>
          <w:rFonts w:ascii="Times New Roman" w:hAnsi="Times New Roman" w:cs="Times New Roman"/>
          <w:sz w:val="24"/>
          <w:szCs w:val="24"/>
        </w:rPr>
        <w:t>Phosphide</w:t>
      </w:r>
      <w:proofErr w:type="spellEnd"/>
      <w:r w:rsidRPr="005A7FE3">
        <w:rPr>
          <w:rFonts w:ascii="Times New Roman" w:hAnsi="Times New Roman" w:cs="Times New Roman"/>
          <w:sz w:val="24"/>
          <w:szCs w:val="24"/>
        </w:rPr>
        <w:t xml:space="preserve"> (</w:t>
      </w:r>
      <w:proofErr w:type="spellStart"/>
      <w:r w:rsidRPr="005A7FE3">
        <w:rPr>
          <w:rFonts w:ascii="Times New Roman" w:hAnsi="Times New Roman" w:cs="Times New Roman"/>
          <w:sz w:val="24"/>
          <w:szCs w:val="24"/>
        </w:rPr>
        <w:t>GaAsP</w:t>
      </w:r>
      <w:proofErr w:type="spellEnd"/>
      <w:r w:rsidRPr="005A7FE3">
        <w:rPr>
          <w:rFonts w:ascii="Times New Roman" w:hAnsi="Times New Roman" w:cs="Times New Roman"/>
          <w:sz w:val="24"/>
          <w:szCs w:val="24"/>
        </w:rPr>
        <w:t>), Silicon Carbide (</w:t>
      </w:r>
      <w:proofErr w:type="spellStart"/>
      <w:r w:rsidRPr="005A7FE3">
        <w:rPr>
          <w:rFonts w:ascii="Times New Roman" w:hAnsi="Times New Roman" w:cs="Times New Roman"/>
          <w:sz w:val="24"/>
          <w:szCs w:val="24"/>
        </w:rPr>
        <w:t>SiC</w:t>
      </w:r>
      <w:proofErr w:type="spellEnd"/>
      <w:r w:rsidRPr="005A7FE3">
        <w:rPr>
          <w:rFonts w:ascii="Times New Roman" w:hAnsi="Times New Roman" w:cs="Times New Roman"/>
          <w:sz w:val="24"/>
          <w:szCs w:val="24"/>
        </w:rPr>
        <w:t>) or Gallium Indium Nitride (</w:t>
      </w:r>
      <w:proofErr w:type="spellStart"/>
      <w:r w:rsidRPr="005A7FE3">
        <w:rPr>
          <w:rFonts w:ascii="Times New Roman" w:hAnsi="Times New Roman" w:cs="Times New Roman"/>
          <w:sz w:val="24"/>
          <w:szCs w:val="24"/>
        </w:rPr>
        <w:t>GaInN</w:t>
      </w:r>
      <w:proofErr w:type="spellEnd"/>
      <w:r w:rsidRPr="005A7FE3">
        <w:rPr>
          <w:rFonts w:ascii="Times New Roman" w:hAnsi="Times New Roman" w:cs="Times New Roman"/>
          <w:sz w:val="24"/>
          <w:szCs w:val="24"/>
        </w:rPr>
        <w:t xml:space="preserve">). The exact choice of the semiconductor material used will determine the overall wavelength of the photon light emissions and therefore the resulting colour of the light emitted, as in the case of the visible light coloured LEDs, (RED, AMBER, </w:t>
      </w:r>
      <w:proofErr w:type="gramStart"/>
      <w:r w:rsidRPr="005A7FE3">
        <w:rPr>
          <w:rFonts w:ascii="Times New Roman" w:hAnsi="Times New Roman" w:cs="Times New Roman"/>
          <w:sz w:val="24"/>
          <w:szCs w:val="24"/>
        </w:rPr>
        <w:t>GREEN</w:t>
      </w:r>
      <w:proofErr w:type="gramEnd"/>
      <w:r w:rsidRPr="005A7FE3">
        <w:rPr>
          <w:rFonts w:ascii="Times New Roman" w:hAnsi="Times New Roman" w:cs="Times New Roman"/>
          <w:sz w:val="24"/>
          <w:szCs w:val="24"/>
        </w:rPr>
        <w:t xml:space="preserve"> etc).</w:t>
      </w:r>
    </w:p>
    <w:tbl>
      <w:tblPr>
        <w:tblW w:w="4974" w:type="pct"/>
        <w:jc w:val="center"/>
        <w:tblCellSpacing w:w="0" w:type="dxa"/>
        <w:tblBorders>
          <w:top w:val="outset" w:sz="6" w:space="0" w:color="auto"/>
          <w:left w:val="outset" w:sz="6" w:space="0" w:color="auto"/>
          <w:bottom w:val="outset" w:sz="6" w:space="0" w:color="auto"/>
          <w:right w:val="outset" w:sz="6" w:space="0" w:color="auto"/>
        </w:tblBorders>
        <w:shd w:val="clear" w:color="auto" w:fill="FAFAFA"/>
        <w:tblCellMar>
          <w:left w:w="0" w:type="dxa"/>
          <w:right w:w="0" w:type="dxa"/>
        </w:tblCellMar>
        <w:tblLook w:val="04A0"/>
      </w:tblPr>
      <w:tblGrid>
        <w:gridCol w:w="2745"/>
        <w:gridCol w:w="2201"/>
        <w:gridCol w:w="1781"/>
        <w:gridCol w:w="2282"/>
      </w:tblGrid>
      <w:tr w:rsidR="005A7FE3" w:rsidRPr="005A7FE3" w:rsidTr="000E439B">
        <w:trPr>
          <w:tblCellSpacing w:w="0" w:type="dxa"/>
          <w:jc w:val="center"/>
        </w:trPr>
        <w:tc>
          <w:tcPr>
            <w:tcW w:w="0" w:type="auto"/>
            <w:gridSpan w:val="4"/>
            <w:tcBorders>
              <w:top w:val="outset" w:sz="6" w:space="0" w:color="auto"/>
              <w:left w:val="outset" w:sz="6" w:space="0" w:color="auto"/>
              <w:bottom w:val="outset" w:sz="6" w:space="0" w:color="auto"/>
              <w:right w:val="outset" w:sz="6" w:space="0" w:color="auto"/>
            </w:tcBorders>
            <w:shd w:val="clear" w:color="auto" w:fill="EAEAEA"/>
            <w:vAlign w:val="center"/>
          </w:tcPr>
          <w:p w:rsidR="005A7FE3" w:rsidRPr="005A7FE3" w:rsidRDefault="005A7FE3" w:rsidP="005A7FE3">
            <w:pPr>
              <w:spacing w:line="360" w:lineRule="auto"/>
              <w:jc w:val="both"/>
              <w:rPr>
                <w:rFonts w:ascii="Times New Roman" w:hAnsi="Times New Roman" w:cs="Times New Roman"/>
                <w:sz w:val="24"/>
                <w:szCs w:val="24"/>
              </w:rPr>
            </w:pPr>
            <w:r w:rsidRPr="005A7FE3">
              <w:rPr>
                <w:rFonts w:ascii="Times New Roman" w:hAnsi="Times New Roman" w:cs="Times New Roman"/>
                <w:sz w:val="24"/>
                <w:szCs w:val="24"/>
              </w:rPr>
              <w:t>Typical LED Characteristics</w:t>
            </w:r>
          </w:p>
        </w:tc>
      </w:tr>
      <w:tr w:rsidR="005A7FE3" w:rsidRPr="005A7FE3" w:rsidTr="000E439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tcPr>
          <w:p w:rsidR="005A7FE3" w:rsidRPr="005A7FE3" w:rsidRDefault="005A7FE3" w:rsidP="005A7FE3">
            <w:pPr>
              <w:spacing w:line="360" w:lineRule="auto"/>
              <w:jc w:val="both"/>
              <w:rPr>
                <w:rFonts w:ascii="Times New Roman" w:hAnsi="Times New Roman" w:cs="Times New Roman"/>
                <w:sz w:val="24"/>
                <w:szCs w:val="24"/>
              </w:rPr>
            </w:pPr>
            <w:r w:rsidRPr="005A7FE3">
              <w:rPr>
                <w:rFonts w:ascii="Times New Roman" w:hAnsi="Times New Roman" w:cs="Times New Roman"/>
                <w:sz w:val="24"/>
                <w:szCs w:val="24"/>
              </w:rPr>
              <w:lastRenderedPageBreak/>
              <w:t>Semiconductor</w:t>
            </w:r>
            <w:r w:rsidRPr="005A7FE3">
              <w:rPr>
                <w:rFonts w:ascii="Times New Roman" w:hAnsi="Times New Roman" w:cs="Times New Roman"/>
                <w:sz w:val="24"/>
                <w:szCs w:val="24"/>
              </w:rPr>
              <w:br/>
              <w:t>Material</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tcPr>
          <w:p w:rsidR="005A7FE3" w:rsidRPr="005A7FE3" w:rsidRDefault="005A7FE3" w:rsidP="005A7FE3">
            <w:pPr>
              <w:spacing w:line="360" w:lineRule="auto"/>
              <w:jc w:val="both"/>
              <w:rPr>
                <w:rFonts w:ascii="Times New Roman" w:hAnsi="Times New Roman" w:cs="Times New Roman"/>
                <w:sz w:val="24"/>
                <w:szCs w:val="24"/>
              </w:rPr>
            </w:pPr>
            <w:r w:rsidRPr="005A7FE3">
              <w:rPr>
                <w:rFonts w:ascii="Times New Roman" w:hAnsi="Times New Roman" w:cs="Times New Roman"/>
                <w:sz w:val="24"/>
                <w:szCs w:val="24"/>
              </w:rPr>
              <w:t>Wavelength</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tcPr>
          <w:p w:rsidR="005A7FE3" w:rsidRPr="005A7FE3" w:rsidRDefault="005A7FE3" w:rsidP="005A7FE3">
            <w:pPr>
              <w:spacing w:line="360" w:lineRule="auto"/>
              <w:jc w:val="both"/>
              <w:rPr>
                <w:rFonts w:ascii="Times New Roman" w:hAnsi="Times New Roman" w:cs="Times New Roman"/>
                <w:sz w:val="24"/>
                <w:szCs w:val="24"/>
              </w:rPr>
            </w:pPr>
            <w:r w:rsidRPr="005A7FE3">
              <w:rPr>
                <w:rFonts w:ascii="Times New Roman" w:hAnsi="Times New Roman" w:cs="Times New Roman"/>
                <w:sz w:val="24"/>
                <w:szCs w:val="24"/>
              </w:rPr>
              <w:t>Colour</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tcPr>
          <w:p w:rsidR="005A7FE3" w:rsidRPr="005A7FE3" w:rsidRDefault="005A7FE3" w:rsidP="005A7FE3">
            <w:pPr>
              <w:spacing w:line="360" w:lineRule="auto"/>
              <w:jc w:val="both"/>
              <w:rPr>
                <w:rFonts w:ascii="Times New Roman" w:hAnsi="Times New Roman" w:cs="Times New Roman"/>
                <w:sz w:val="24"/>
                <w:szCs w:val="24"/>
              </w:rPr>
            </w:pPr>
            <w:r w:rsidRPr="005A7FE3">
              <w:rPr>
                <w:rFonts w:ascii="Times New Roman" w:hAnsi="Times New Roman" w:cs="Times New Roman"/>
                <w:sz w:val="24"/>
                <w:szCs w:val="24"/>
              </w:rPr>
              <w:t>V</w:t>
            </w:r>
            <w:r w:rsidRPr="005A7FE3">
              <w:rPr>
                <w:rFonts w:ascii="Times New Roman" w:hAnsi="Times New Roman" w:cs="Times New Roman"/>
                <w:sz w:val="24"/>
                <w:szCs w:val="24"/>
                <w:vertAlign w:val="subscript"/>
              </w:rPr>
              <w:t>F</w:t>
            </w:r>
            <w:r w:rsidRPr="005A7FE3">
              <w:rPr>
                <w:rFonts w:ascii="Times New Roman" w:hAnsi="Times New Roman" w:cs="Times New Roman"/>
                <w:sz w:val="24"/>
                <w:szCs w:val="24"/>
              </w:rPr>
              <w:t xml:space="preserve"> @ 20mA</w:t>
            </w:r>
          </w:p>
        </w:tc>
      </w:tr>
      <w:tr w:rsidR="005A7FE3" w:rsidRPr="005A7FE3" w:rsidTr="000E439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00FF"/>
            <w:vAlign w:val="center"/>
          </w:tcPr>
          <w:p w:rsidR="005A7FE3" w:rsidRPr="005A7FE3" w:rsidRDefault="005A7FE3" w:rsidP="005A7FE3">
            <w:pPr>
              <w:spacing w:line="360" w:lineRule="auto"/>
              <w:jc w:val="both"/>
              <w:rPr>
                <w:rFonts w:ascii="Times New Roman" w:hAnsi="Times New Roman" w:cs="Times New Roman"/>
                <w:sz w:val="24"/>
                <w:szCs w:val="24"/>
              </w:rPr>
            </w:pPr>
            <w:r w:rsidRPr="005A7FE3">
              <w:rPr>
                <w:rFonts w:ascii="Times New Roman" w:hAnsi="Times New Roman" w:cs="Times New Roman"/>
                <w:sz w:val="24"/>
                <w:szCs w:val="24"/>
              </w:rPr>
              <w:t>++++</w:t>
            </w:r>
            <w:proofErr w:type="spellStart"/>
            <w:r w:rsidRPr="005A7FE3">
              <w:rPr>
                <w:rFonts w:ascii="Times New Roman" w:hAnsi="Times New Roman" w:cs="Times New Roman"/>
                <w:sz w:val="24"/>
                <w:szCs w:val="24"/>
              </w:rPr>
              <w:t>GaAs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00FF"/>
            <w:vAlign w:val="center"/>
          </w:tcPr>
          <w:p w:rsidR="005A7FE3" w:rsidRPr="005A7FE3" w:rsidRDefault="005A7FE3" w:rsidP="005A7FE3">
            <w:pPr>
              <w:spacing w:line="360" w:lineRule="auto"/>
              <w:jc w:val="both"/>
              <w:rPr>
                <w:rFonts w:ascii="Times New Roman" w:hAnsi="Times New Roman" w:cs="Times New Roman"/>
                <w:sz w:val="24"/>
                <w:szCs w:val="24"/>
              </w:rPr>
            </w:pPr>
            <w:r w:rsidRPr="005A7FE3">
              <w:rPr>
                <w:rFonts w:ascii="Times New Roman" w:hAnsi="Times New Roman" w:cs="Times New Roman"/>
                <w:sz w:val="24"/>
                <w:szCs w:val="24"/>
              </w:rPr>
              <w:t>850-940nm</w:t>
            </w:r>
          </w:p>
        </w:tc>
        <w:tc>
          <w:tcPr>
            <w:tcW w:w="0" w:type="auto"/>
            <w:tcBorders>
              <w:top w:val="outset" w:sz="6" w:space="0" w:color="auto"/>
              <w:left w:val="outset" w:sz="6" w:space="0" w:color="auto"/>
              <w:bottom w:val="outset" w:sz="6" w:space="0" w:color="auto"/>
              <w:right w:val="outset" w:sz="6" w:space="0" w:color="auto"/>
            </w:tcBorders>
            <w:shd w:val="clear" w:color="auto" w:fill="FF00FF"/>
            <w:vAlign w:val="center"/>
          </w:tcPr>
          <w:p w:rsidR="005A7FE3" w:rsidRPr="005A7FE3" w:rsidRDefault="005A7FE3" w:rsidP="005A7FE3">
            <w:pPr>
              <w:spacing w:line="360" w:lineRule="auto"/>
              <w:jc w:val="both"/>
              <w:rPr>
                <w:rFonts w:ascii="Times New Roman" w:hAnsi="Times New Roman" w:cs="Times New Roman"/>
                <w:sz w:val="24"/>
                <w:szCs w:val="24"/>
              </w:rPr>
            </w:pPr>
            <w:r w:rsidRPr="005A7FE3">
              <w:rPr>
                <w:rFonts w:ascii="Times New Roman" w:hAnsi="Times New Roman" w:cs="Times New Roman"/>
                <w:sz w:val="24"/>
                <w:szCs w:val="24"/>
              </w:rPr>
              <w:t>Infra-Red</w:t>
            </w:r>
          </w:p>
        </w:tc>
        <w:tc>
          <w:tcPr>
            <w:tcW w:w="0" w:type="auto"/>
            <w:tcBorders>
              <w:top w:val="outset" w:sz="6" w:space="0" w:color="auto"/>
              <w:left w:val="outset" w:sz="6" w:space="0" w:color="auto"/>
              <w:bottom w:val="outset" w:sz="6" w:space="0" w:color="auto"/>
              <w:right w:val="outset" w:sz="6" w:space="0" w:color="auto"/>
            </w:tcBorders>
            <w:shd w:val="clear" w:color="auto" w:fill="FF00FF"/>
            <w:vAlign w:val="center"/>
          </w:tcPr>
          <w:p w:rsidR="005A7FE3" w:rsidRPr="005A7FE3" w:rsidRDefault="005A7FE3" w:rsidP="005A7FE3">
            <w:pPr>
              <w:spacing w:line="360" w:lineRule="auto"/>
              <w:jc w:val="both"/>
              <w:rPr>
                <w:rFonts w:ascii="Times New Roman" w:hAnsi="Times New Roman" w:cs="Times New Roman"/>
                <w:sz w:val="24"/>
                <w:szCs w:val="24"/>
              </w:rPr>
            </w:pPr>
            <w:r w:rsidRPr="005A7FE3">
              <w:rPr>
                <w:rFonts w:ascii="Times New Roman" w:hAnsi="Times New Roman" w:cs="Times New Roman"/>
                <w:sz w:val="24"/>
                <w:szCs w:val="24"/>
              </w:rPr>
              <w:t>1.2v</w:t>
            </w:r>
          </w:p>
        </w:tc>
      </w:tr>
      <w:tr w:rsidR="005A7FE3" w:rsidRPr="005A7FE3" w:rsidTr="000E439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0000"/>
            <w:vAlign w:val="center"/>
          </w:tcPr>
          <w:p w:rsidR="005A7FE3" w:rsidRPr="005A7FE3" w:rsidRDefault="005A7FE3" w:rsidP="005A7FE3">
            <w:pPr>
              <w:spacing w:line="360" w:lineRule="auto"/>
              <w:jc w:val="both"/>
              <w:rPr>
                <w:rFonts w:ascii="Times New Roman" w:hAnsi="Times New Roman" w:cs="Times New Roman"/>
                <w:sz w:val="24"/>
                <w:szCs w:val="24"/>
              </w:rPr>
            </w:pPr>
            <w:proofErr w:type="spellStart"/>
            <w:r w:rsidRPr="005A7FE3">
              <w:rPr>
                <w:rFonts w:ascii="Times New Roman" w:hAnsi="Times New Roman" w:cs="Times New Roman"/>
                <w:sz w:val="24"/>
                <w:szCs w:val="24"/>
              </w:rPr>
              <w:t>GaAsP</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0000"/>
            <w:vAlign w:val="center"/>
          </w:tcPr>
          <w:p w:rsidR="005A7FE3" w:rsidRPr="005A7FE3" w:rsidRDefault="005A7FE3" w:rsidP="005A7FE3">
            <w:pPr>
              <w:spacing w:line="360" w:lineRule="auto"/>
              <w:jc w:val="both"/>
              <w:rPr>
                <w:rFonts w:ascii="Times New Roman" w:hAnsi="Times New Roman" w:cs="Times New Roman"/>
                <w:sz w:val="24"/>
                <w:szCs w:val="24"/>
              </w:rPr>
            </w:pPr>
            <w:r w:rsidRPr="005A7FE3">
              <w:rPr>
                <w:rFonts w:ascii="Times New Roman" w:hAnsi="Times New Roman" w:cs="Times New Roman"/>
                <w:sz w:val="24"/>
                <w:szCs w:val="24"/>
              </w:rPr>
              <w:t>630-660nm</w:t>
            </w:r>
          </w:p>
        </w:tc>
        <w:tc>
          <w:tcPr>
            <w:tcW w:w="0" w:type="auto"/>
            <w:tcBorders>
              <w:top w:val="outset" w:sz="6" w:space="0" w:color="auto"/>
              <w:left w:val="outset" w:sz="6" w:space="0" w:color="auto"/>
              <w:bottom w:val="outset" w:sz="6" w:space="0" w:color="auto"/>
              <w:right w:val="outset" w:sz="6" w:space="0" w:color="auto"/>
            </w:tcBorders>
            <w:shd w:val="clear" w:color="auto" w:fill="FF0000"/>
            <w:vAlign w:val="center"/>
          </w:tcPr>
          <w:p w:rsidR="005A7FE3" w:rsidRPr="005A7FE3" w:rsidRDefault="005A7FE3" w:rsidP="005A7FE3">
            <w:pPr>
              <w:spacing w:line="360" w:lineRule="auto"/>
              <w:jc w:val="both"/>
              <w:rPr>
                <w:rFonts w:ascii="Times New Roman" w:hAnsi="Times New Roman" w:cs="Times New Roman"/>
                <w:sz w:val="24"/>
                <w:szCs w:val="24"/>
              </w:rPr>
            </w:pPr>
            <w:r w:rsidRPr="005A7FE3">
              <w:rPr>
                <w:rFonts w:ascii="Times New Roman" w:hAnsi="Times New Roman" w:cs="Times New Roman"/>
                <w:sz w:val="24"/>
                <w:szCs w:val="24"/>
              </w:rPr>
              <w:t>Red</w:t>
            </w:r>
          </w:p>
        </w:tc>
        <w:tc>
          <w:tcPr>
            <w:tcW w:w="0" w:type="auto"/>
            <w:tcBorders>
              <w:top w:val="outset" w:sz="6" w:space="0" w:color="auto"/>
              <w:left w:val="outset" w:sz="6" w:space="0" w:color="auto"/>
              <w:bottom w:val="outset" w:sz="6" w:space="0" w:color="auto"/>
              <w:right w:val="outset" w:sz="6" w:space="0" w:color="auto"/>
            </w:tcBorders>
            <w:shd w:val="clear" w:color="auto" w:fill="FF0000"/>
            <w:vAlign w:val="center"/>
          </w:tcPr>
          <w:p w:rsidR="005A7FE3" w:rsidRPr="005A7FE3" w:rsidRDefault="005A7FE3" w:rsidP="005A7FE3">
            <w:pPr>
              <w:spacing w:line="360" w:lineRule="auto"/>
              <w:jc w:val="both"/>
              <w:rPr>
                <w:rFonts w:ascii="Times New Roman" w:hAnsi="Times New Roman" w:cs="Times New Roman"/>
                <w:sz w:val="24"/>
                <w:szCs w:val="24"/>
              </w:rPr>
            </w:pPr>
            <w:r w:rsidRPr="005A7FE3">
              <w:rPr>
                <w:rFonts w:ascii="Times New Roman" w:hAnsi="Times New Roman" w:cs="Times New Roman"/>
                <w:sz w:val="24"/>
                <w:szCs w:val="24"/>
              </w:rPr>
              <w:t>1.8v</w:t>
            </w:r>
          </w:p>
        </w:tc>
      </w:tr>
      <w:tr w:rsidR="005A7FE3" w:rsidRPr="005A7FE3" w:rsidTr="000E439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A500"/>
            <w:vAlign w:val="center"/>
          </w:tcPr>
          <w:p w:rsidR="005A7FE3" w:rsidRPr="005A7FE3" w:rsidRDefault="005A7FE3" w:rsidP="005A7FE3">
            <w:pPr>
              <w:spacing w:line="360" w:lineRule="auto"/>
              <w:jc w:val="both"/>
              <w:rPr>
                <w:rFonts w:ascii="Times New Roman" w:hAnsi="Times New Roman" w:cs="Times New Roman"/>
                <w:sz w:val="24"/>
                <w:szCs w:val="24"/>
              </w:rPr>
            </w:pPr>
            <w:proofErr w:type="spellStart"/>
            <w:r w:rsidRPr="005A7FE3">
              <w:rPr>
                <w:rFonts w:ascii="Times New Roman" w:hAnsi="Times New Roman" w:cs="Times New Roman"/>
                <w:sz w:val="24"/>
                <w:szCs w:val="24"/>
              </w:rPr>
              <w:t>GaAsP</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A500"/>
            <w:vAlign w:val="center"/>
          </w:tcPr>
          <w:p w:rsidR="005A7FE3" w:rsidRPr="005A7FE3" w:rsidRDefault="005A7FE3" w:rsidP="005A7FE3">
            <w:pPr>
              <w:spacing w:line="360" w:lineRule="auto"/>
              <w:jc w:val="both"/>
              <w:rPr>
                <w:rFonts w:ascii="Times New Roman" w:hAnsi="Times New Roman" w:cs="Times New Roman"/>
                <w:sz w:val="24"/>
                <w:szCs w:val="24"/>
              </w:rPr>
            </w:pPr>
            <w:r w:rsidRPr="005A7FE3">
              <w:rPr>
                <w:rFonts w:ascii="Times New Roman" w:hAnsi="Times New Roman" w:cs="Times New Roman"/>
                <w:sz w:val="24"/>
                <w:szCs w:val="24"/>
              </w:rPr>
              <w:t>605-620nm</w:t>
            </w:r>
          </w:p>
        </w:tc>
        <w:tc>
          <w:tcPr>
            <w:tcW w:w="0" w:type="auto"/>
            <w:tcBorders>
              <w:top w:val="outset" w:sz="6" w:space="0" w:color="auto"/>
              <w:left w:val="outset" w:sz="6" w:space="0" w:color="auto"/>
              <w:bottom w:val="outset" w:sz="6" w:space="0" w:color="auto"/>
              <w:right w:val="outset" w:sz="6" w:space="0" w:color="auto"/>
            </w:tcBorders>
            <w:shd w:val="clear" w:color="auto" w:fill="FFA500"/>
            <w:vAlign w:val="center"/>
          </w:tcPr>
          <w:p w:rsidR="005A7FE3" w:rsidRPr="005A7FE3" w:rsidRDefault="005A7FE3" w:rsidP="005A7FE3">
            <w:pPr>
              <w:spacing w:line="360" w:lineRule="auto"/>
              <w:jc w:val="both"/>
              <w:rPr>
                <w:rFonts w:ascii="Times New Roman" w:hAnsi="Times New Roman" w:cs="Times New Roman"/>
                <w:sz w:val="24"/>
                <w:szCs w:val="24"/>
              </w:rPr>
            </w:pPr>
            <w:r w:rsidRPr="005A7FE3">
              <w:rPr>
                <w:rFonts w:ascii="Times New Roman" w:hAnsi="Times New Roman" w:cs="Times New Roman"/>
                <w:sz w:val="24"/>
                <w:szCs w:val="24"/>
              </w:rPr>
              <w:t>Amber</w:t>
            </w:r>
          </w:p>
        </w:tc>
        <w:tc>
          <w:tcPr>
            <w:tcW w:w="0" w:type="auto"/>
            <w:tcBorders>
              <w:top w:val="outset" w:sz="6" w:space="0" w:color="auto"/>
              <w:left w:val="outset" w:sz="6" w:space="0" w:color="auto"/>
              <w:bottom w:val="outset" w:sz="6" w:space="0" w:color="auto"/>
              <w:right w:val="outset" w:sz="6" w:space="0" w:color="auto"/>
            </w:tcBorders>
            <w:shd w:val="clear" w:color="auto" w:fill="FFA500"/>
            <w:vAlign w:val="center"/>
          </w:tcPr>
          <w:p w:rsidR="005A7FE3" w:rsidRPr="005A7FE3" w:rsidRDefault="005A7FE3" w:rsidP="005A7FE3">
            <w:pPr>
              <w:spacing w:line="360" w:lineRule="auto"/>
              <w:jc w:val="both"/>
              <w:rPr>
                <w:rFonts w:ascii="Times New Roman" w:hAnsi="Times New Roman" w:cs="Times New Roman"/>
                <w:sz w:val="24"/>
                <w:szCs w:val="24"/>
              </w:rPr>
            </w:pPr>
            <w:r w:rsidRPr="005A7FE3">
              <w:rPr>
                <w:rFonts w:ascii="Times New Roman" w:hAnsi="Times New Roman" w:cs="Times New Roman"/>
                <w:sz w:val="24"/>
                <w:szCs w:val="24"/>
              </w:rPr>
              <w:t>2.0v</w:t>
            </w:r>
          </w:p>
        </w:tc>
      </w:tr>
      <w:tr w:rsidR="005A7FE3" w:rsidRPr="005A7FE3" w:rsidTr="000E439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5A7FE3" w:rsidRPr="005A7FE3" w:rsidRDefault="005A7FE3" w:rsidP="005A7FE3">
            <w:pPr>
              <w:spacing w:line="360" w:lineRule="auto"/>
              <w:jc w:val="both"/>
              <w:rPr>
                <w:rFonts w:ascii="Times New Roman" w:hAnsi="Times New Roman" w:cs="Times New Roman"/>
                <w:sz w:val="24"/>
                <w:szCs w:val="24"/>
              </w:rPr>
            </w:pPr>
            <w:proofErr w:type="spellStart"/>
            <w:r w:rsidRPr="005A7FE3">
              <w:rPr>
                <w:rFonts w:ascii="Times New Roman" w:hAnsi="Times New Roman" w:cs="Times New Roman"/>
                <w:sz w:val="24"/>
                <w:szCs w:val="24"/>
              </w:rPr>
              <w:t>GaAsP:N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5A7FE3" w:rsidRPr="005A7FE3" w:rsidRDefault="005A7FE3" w:rsidP="005A7FE3">
            <w:pPr>
              <w:spacing w:line="360" w:lineRule="auto"/>
              <w:jc w:val="both"/>
              <w:rPr>
                <w:rFonts w:ascii="Times New Roman" w:hAnsi="Times New Roman" w:cs="Times New Roman"/>
                <w:sz w:val="24"/>
                <w:szCs w:val="24"/>
              </w:rPr>
            </w:pPr>
            <w:r w:rsidRPr="005A7FE3">
              <w:rPr>
                <w:rFonts w:ascii="Times New Roman" w:hAnsi="Times New Roman" w:cs="Times New Roman"/>
                <w:sz w:val="24"/>
                <w:szCs w:val="24"/>
              </w:rPr>
              <w:t>585-595nm</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5A7FE3" w:rsidRPr="005A7FE3" w:rsidRDefault="005A7FE3" w:rsidP="005A7FE3">
            <w:pPr>
              <w:spacing w:line="360" w:lineRule="auto"/>
              <w:jc w:val="both"/>
              <w:rPr>
                <w:rFonts w:ascii="Times New Roman" w:hAnsi="Times New Roman" w:cs="Times New Roman"/>
                <w:sz w:val="24"/>
                <w:szCs w:val="24"/>
              </w:rPr>
            </w:pPr>
            <w:r w:rsidRPr="005A7FE3">
              <w:rPr>
                <w:rFonts w:ascii="Times New Roman" w:hAnsi="Times New Roman" w:cs="Times New Roman"/>
                <w:sz w:val="24"/>
                <w:szCs w:val="24"/>
              </w:rPr>
              <w:t>Yellow</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5A7FE3" w:rsidRPr="005A7FE3" w:rsidRDefault="005A7FE3" w:rsidP="005A7FE3">
            <w:pPr>
              <w:spacing w:line="360" w:lineRule="auto"/>
              <w:jc w:val="both"/>
              <w:rPr>
                <w:rFonts w:ascii="Times New Roman" w:hAnsi="Times New Roman" w:cs="Times New Roman"/>
                <w:sz w:val="24"/>
                <w:szCs w:val="24"/>
              </w:rPr>
            </w:pPr>
            <w:r w:rsidRPr="005A7FE3">
              <w:rPr>
                <w:rFonts w:ascii="Times New Roman" w:hAnsi="Times New Roman" w:cs="Times New Roman"/>
                <w:sz w:val="24"/>
                <w:szCs w:val="24"/>
              </w:rPr>
              <w:t>2.2v</w:t>
            </w:r>
          </w:p>
        </w:tc>
      </w:tr>
      <w:tr w:rsidR="005A7FE3" w:rsidRPr="005A7FE3" w:rsidTr="000E439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008000"/>
            <w:vAlign w:val="center"/>
          </w:tcPr>
          <w:p w:rsidR="005A7FE3" w:rsidRPr="005A7FE3" w:rsidRDefault="005A7FE3" w:rsidP="005A7FE3">
            <w:pPr>
              <w:spacing w:line="360" w:lineRule="auto"/>
              <w:jc w:val="both"/>
              <w:rPr>
                <w:rFonts w:ascii="Times New Roman" w:hAnsi="Times New Roman" w:cs="Times New Roman"/>
                <w:sz w:val="24"/>
                <w:szCs w:val="24"/>
              </w:rPr>
            </w:pPr>
            <w:proofErr w:type="spellStart"/>
            <w:r w:rsidRPr="005A7FE3">
              <w:rPr>
                <w:rFonts w:ascii="Times New Roman" w:hAnsi="Times New Roman" w:cs="Times New Roman"/>
                <w:sz w:val="24"/>
                <w:szCs w:val="24"/>
              </w:rPr>
              <w:t>GaP</w:t>
            </w:r>
            <w:proofErr w:type="spellEnd"/>
          </w:p>
          <w:p w:rsidR="005A7FE3" w:rsidRPr="005A7FE3" w:rsidRDefault="005A7FE3" w:rsidP="005A7FE3">
            <w:pPr>
              <w:spacing w:line="360" w:lineRule="auto"/>
              <w:jc w:val="both"/>
              <w:rPr>
                <w:rFonts w:ascii="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shd w:val="clear" w:color="auto" w:fill="008000"/>
            <w:vAlign w:val="center"/>
          </w:tcPr>
          <w:p w:rsidR="005A7FE3" w:rsidRPr="005A7FE3" w:rsidRDefault="005A7FE3" w:rsidP="005A7FE3">
            <w:pPr>
              <w:spacing w:line="360" w:lineRule="auto"/>
              <w:jc w:val="both"/>
              <w:rPr>
                <w:rFonts w:ascii="Times New Roman" w:hAnsi="Times New Roman" w:cs="Times New Roman"/>
                <w:sz w:val="24"/>
                <w:szCs w:val="24"/>
              </w:rPr>
            </w:pPr>
            <w:r w:rsidRPr="005A7FE3">
              <w:rPr>
                <w:rFonts w:ascii="Times New Roman" w:hAnsi="Times New Roman" w:cs="Times New Roman"/>
                <w:sz w:val="24"/>
                <w:szCs w:val="24"/>
              </w:rPr>
              <w:t>550-570nm</w:t>
            </w:r>
          </w:p>
        </w:tc>
        <w:tc>
          <w:tcPr>
            <w:tcW w:w="0" w:type="auto"/>
            <w:tcBorders>
              <w:top w:val="outset" w:sz="6" w:space="0" w:color="auto"/>
              <w:left w:val="outset" w:sz="6" w:space="0" w:color="auto"/>
              <w:bottom w:val="outset" w:sz="6" w:space="0" w:color="auto"/>
              <w:right w:val="outset" w:sz="6" w:space="0" w:color="auto"/>
            </w:tcBorders>
            <w:shd w:val="clear" w:color="auto" w:fill="008000"/>
            <w:vAlign w:val="center"/>
          </w:tcPr>
          <w:p w:rsidR="005A7FE3" w:rsidRPr="005A7FE3" w:rsidRDefault="005A7FE3" w:rsidP="005A7FE3">
            <w:pPr>
              <w:spacing w:line="360" w:lineRule="auto"/>
              <w:jc w:val="both"/>
              <w:rPr>
                <w:rFonts w:ascii="Times New Roman" w:hAnsi="Times New Roman" w:cs="Times New Roman"/>
                <w:sz w:val="24"/>
                <w:szCs w:val="24"/>
              </w:rPr>
            </w:pPr>
            <w:r w:rsidRPr="005A7FE3">
              <w:rPr>
                <w:rFonts w:ascii="Times New Roman" w:hAnsi="Times New Roman" w:cs="Times New Roman"/>
                <w:sz w:val="24"/>
                <w:szCs w:val="24"/>
              </w:rPr>
              <w:t>Green</w:t>
            </w:r>
          </w:p>
        </w:tc>
        <w:tc>
          <w:tcPr>
            <w:tcW w:w="0" w:type="auto"/>
            <w:tcBorders>
              <w:top w:val="outset" w:sz="6" w:space="0" w:color="auto"/>
              <w:left w:val="outset" w:sz="6" w:space="0" w:color="auto"/>
              <w:bottom w:val="outset" w:sz="6" w:space="0" w:color="auto"/>
              <w:right w:val="outset" w:sz="6" w:space="0" w:color="auto"/>
            </w:tcBorders>
            <w:shd w:val="clear" w:color="auto" w:fill="008000"/>
            <w:vAlign w:val="center"/>
          </w:tcPr>
          <w:p w:rsidR="005A7FE3" w:rsidRPr="005A7FE3" w:rsidRDefault="005A7FE3" w:rsidP="005A7FE3">
            <w:pPr>
              <w:spacing w:line="360" w:lineRule="auto"/>
              <w:jc w:val="both"/>
              <w:rPr>
                <w:rFonts w:ascii="Times New Roman" w:hAnsi="Times New Roman" w:cs="Times New Roman"/>
                <w:sz w:val="24"/>
                <w:szCs w:val="24"/>
              </w:rPr>
            </w:pPr>
            <w:r w:rsidRPr="005A7FE3">
              <w:rPr>
                <w:rFonts w:ascii="Times New Roman" w:hAnsi="Times New Roman" w:cs="Times New Roman"/>
                <w:sz w:val="24"/>
                <w:szCs w:val="24"/>
              </w:rPr>
              <w:t>3.5v</w:t>
            </w:r>
          </w:p>
        </w:tc>
      </w:tr>
      <w:tr w:rsidR="005A7FE3" w:rsidRPr="005A7FE3" w:rsidTr="000E439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0000CD"/>
            <w:vAlign w:val="center"/>
          </w:tcPr>
          <w:p w:rsidR="005A7FE3" w:rsidRPr="005A7FE3" w:rsidRDefault="005A7FE3" w:rsidP="005A7FE3">
            <w:pPr>
              <w:spacing w:line="360" w:lineRule="auto"/>
              <w:jc w:val="both"/>
              <w:rPr>
                <w:rFonts w:ascii="Times New Roman" w:hAnsi="Times New Roman" w:cs="Times New Roman"/>
                <w:sz w:val="24"/>
                <w:szCs w:val="24"/>
              </w:rPr>
            </w:pPr>
            <w:proofErr w:type="spellStart"/>
            <w:r w:rsidRPr="005A7FE3">
              <w:rPr>
                <w:rFonts w:ascii="Times New Roman" w:hAnsi="Times New Roman" w:cs="Times New Roman"/>
                <w:sz w:val="24"/>
                <w:szCs w:val="24"/>
              </w:rPr>
              <w:t>SiC</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0000CD"/>
            <w:vAlign w:val="center"/>
          </w:tcPr>
          <w:p w:rsidR="005A7FE3" w:rsidRPr="005A7FE3" w:rsidRDefault="005A7FE3" w:rsidP="005A7FE3">
            <w:pPr>
              <w:spacing w:line="360" w:lineRule="auto"/>
              <w:jc w:val="both"/>
              <w:rPr>
                <w:rFonts w:ascii="Times New Roman" w:hAnsi="Times New Roman" w:cs="Times New Roman"/>
                <w:sz w:val="24"/>
                <w:szCs w:val="24"/>
              </w:rPr>
            </w:pPr>
            <w:r w:rsidRPr="005A7FE3">
              <w:rPr>
                <w:rFonts w:ascii="Times New Roman" w:hAnsi="Times New Roman" w:cs="Times New Roman"/>
                <w:sz w:val="24"/>
                <w:szCs w:val="24"/>
              </w:rPr>
              <w:t>430-505nm</w:t>
            </w:r>
          </w:p>
        </w:tc>
        <w:tc>
          <w:tcPr>
            <w:tcW w:w="0" w:type="auto"/>
            <w:tcBorders>
              <w:top w:val="outset" w:sz="6" w:space="0" w:color="auto"/>
              <w:left w:val="outset" w:sz="6" w:space="0" w:color="auto"/>
              <w:bottom w:val="outset" w:sz="6" w:space="0" w:color="auto"/>
              <w:right w:val="outset" w:sz="6" w:space="0" w:color="auto"/>
            </w:tcBorders>
            <w:shd w:val="clear" w:color="auto" w:fill="0000CD"/>
            <w:vAlign w:val="center"/>
          </w:tcPr>
          <w:p w:rsidR="005A7FE3" w:rsidRPr="005A7FE3" w:rsidRDefault="005A7FE3" w:rsidP="005A7FE3">
            <w:pPr>
              <w:spacing w:line="360" w:lineRule="auto"/>
              <w:jc w:val="both"/>
              <w:rPr>
                <w:rFonts w:ascii="Times New Roman" w:hAnsi="Times New Roman" w:cs="Times New Roman"/>
                <w:sz w:val="24"/>
                <w:szCs w:val="24"/>
              </w:rPr>
            </w:pPr>
            <w:r w:rsidRPr="005A7FE3">
              <w:rPr>
                <w:rFonts w:ascii="Times New Roman" w:hAnsi="Times New Roman" w:cs="Times New Roman"/>
                <w:sz w:val="24"/>
                <w:szCs w:val="24"/>
              </w:rPr>
              <w:t>Blue</w:t>
            </w:r>
          </w:p>
        </w:tc>
        <w:tc>
          <w:tcPr>
            <w:tcW w:w="0" w:type="auto"/>
            <w:tcBorders>
              <w:top w:val="outset" w:sz="6" w:space="0" w:color="auto"/>
              <w:left w:val="outset" w:sz="6" w:space="0" w:color="auto"/>
              <w:bottom w:val="outset" w:sz="6" w:space="0" w:color="auto"/>
              <w:right w:val="outset" w:sz="6" w:space="0" w:color="auto"/>
            </w:tcBorders>
            <w:shd w:val="clear" w:color="auto" w:fill="0000CD"/>
            <w:vAlign w:val="center"/>
          </w:tcPr>
          <w:p w:rsidR="005A7FE3" w:rsidRPr="005A7FE3" w:rsidRDefault="005A7FE3" w:rsidP="005A7FE3">
            <w:pPr>
              <w:spacing w:line="360" w:lineRule="auto"/>
              <w:jc w:val="both"/>
              <w:rPr>
                <w:rFonts w:ascii="Times New Roman" w:hAnsi="Times New Roman" w:cs="Times New Roman"/>
                <w:sz w:val="24"/>
                <w:szCs w:val="24"/>
              </w:rPr>
            </w:pPr>
            <w:r w:rsidRPr="005A7FE3">
              <w:rPr>
                <w:rFonts w:ascii="Times New Roman" w:hAnsi="Times New Roman" w:cs="Times New Roman"/>
                <w:sz w:val="24"/>
                <w:szCs w:val="24"/>
              </w:rPr>
              <w:t>3.6v</w:t>
            </w:r>
          </w:p>
        </w:tc>
      </w:tr>
      <w:tr w:rsidR="005A7FE3" w:rsidRPr="005A7FE3" w:rsidTr="000E439B">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5A7FE3" w:rsidRPr="005A7FE3" w:rsidRDefault="005A7FE3" w:rsidP="005A7FE3">
            <w:pPr>
              <w:spacing w:line="360" w:lineRule="auto"/>
              <w:jc w:val="both"/>
              <w:rPr>
                <w:rFonts w:ascii="Times New Roman" w:hAnsi="Times New Roman" w:cs="Times New Roman"/>
                <w:sz w:val="24"/>
                <w:szCs w:val="24"/>
              </w:rPr>
            </w:pPr>
            <w:proofErr w:type="spellStart"/>
            <w:r w:rsidRPr="005A7FE3">
              <w:rPr>
                <w:rFonts w:ascii="Times New Roman" w:hAnsi="Times New Roman" w:cs="Times New Roman"/>
                <w:sz w:val="24"/>
                <w:szCs w:val="24"/>
              </w:rPr>
              <w:t>GaInN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5A7FE3" w:rsidRPr="005A7FE3" w:rsidRDefault="005A7FE3" w:rsidP="005A7FE3">
            <w:pPr>
              <w:spacing w:line="360" w:lineRule="auto"/>
              <w:jc w:val="both"/>
              <w:rPr>
                <w:rFonts w:ascii="Times New Roman" w:hAnsi="Times New Roman" w:cs="Times New Roman"/>
                <w:sz w:val="24"/>
                <w:szCs w:val="24"/>
              </w:rPr>
            </w:pPr>
            <w:r w:rsidRPr="005A7FE3">
              <w:rPr>
                <w:rFonts w:ascii="Times New Roman" w:hAnsi="Times New Roman" w:cs="Times New Roman"/>
                <w:sz w:val="24"/>
                <w:szCs w:val="24"/>
              </w:rPr>
              <w:t>450nm</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5A7FE3" w:rsidRPr="005A7FE3" w:rsidRDefault="005A7FE3" w:rsidP="005A7FE3">
            <w:pPr>
              <w:spacing w:line="360" w:lineRule="auto"/>
              <w:jc w:val="both"/>
              <w:rPr>
                <w:rFonts w:ascii="Times New Roman" w:hAnsi="Times New Roman" w:cs="Times New Roman"/>
                <w:sz w:val="24"/>
                <w:szCs w:val="24"/>
              </w:rPr>
            </w:pPr>
            <w:r w:rsidRPr="005A7FE3">
              <w:rPr>
                <w:rFonts w:ascii="Times New Roman" w:hAnsi="Times New Roman" w:cs="Times New Roman"/>
                <w:sz w:val="24"/>
                <w:szCs w:val="24"/>
              </w:rPr>
              <w:t>White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5A7FE3" w:rsidRPr="005A7FE3" w:rsidRDefault="005A7FE3" w:rsidP="005A7FE3">
            <w:pPr>
              <w:spacing w:line="360" w:lineRule="auto"/>
              <w:jc w:val="both"/>
              <w:rPr>
                <w:rFonts w:ascii="Times New Roman" w:hAnsi="Times New Roman" w:cs="Times New Roman"/>
                <w:sz w:val="24"/>
                <w:szCs w:val="24"/>
              </w:rPr>
            </w:pPr>
            <w:r w:rsidRPr="005A7FE3">
              <w:rPr>
                <w:rFonts w:ascii="Times New Roman" w:hAnsi="Times New Roman" w:cs="Times New Roman"/>
                <w:sz w:val="24"/>
                <w:szCs w:val="24"/>
              </w:rPr>
              <w:t>4.0v</w:t>
            </w:r>
          </w:p>
        </w:tc>
      </w:tr>
    </w:tbl>
    <w:p w:rsidR="005A7FE3" w:rsidRPr="005A7FE3" w:rsidRDefault="005A7FE3" w:rsidP="005A7FE3">
      <w:pPr>
        <w:spacing w:before="240" w:line="360" w:lineRule="auto"/>
        <w:ind w:firstLine="720"/>
        <w:jc w:val="both"/>
        <w:rPr>
          <w:rFonts w:ascii="Times New Roman" w:hAnsi="Times New Roman" w:cs="Times New Roman"/>
          <w:sz w:val="24"/>
          <w:szCs w:val="24"/>
        </w:rPr>
      </w:pPr>
      <w:r w:rsidRPr="005A7FE3">
        <w:rPr>
          <w:rFonts w:ascii="Times New Roman" w:hAnsi="Times New Roman" w:cs="Times New Roman"/>
          <w:sz w:val="24"/>
          <w:szCs w:val="24"/>
        </w:rPr>
        <w:t xml:space="preserve">From the table above we can see that the main P-type </w:t>
      </w:r>
      <w:proofErr w:type="spellStart"/>
      <w:r w:rsidRPr="005A7FE3">
        <w:rPr>
          <w:rFonts w:ascii="Times New Roman" w:hAnsi="Times New Roman" w:cs="Times New Roman"/>
          <w:sz w:val="24"/>
          <w:szCs w:val="24"/>
        </w:rPr>
        <w:t>dopant</w:t>
      </w:r>
      <w:proofErr w:type="spellEnd"/>
      <w:r w:rsidRPr="005A7FE3">
        <w:rPr>
          <w:rFonts w:ascii="Times New Roman" w:hAnsi="Times New Roman" w:cs="Times New Roman"/>
          <w:sz w:val="24"/>
          <w:szCs w:val="24"/>
        </w:rPr>
        <w:t xml:space="preserve"> used in the manufacture of Light Emitting Diodes is Gallium (</w:t>
      </w:r>
      <w:proofErr w:type="spellStart"/>
      <w:r w:rsidRPr="005A7FE3">
        <w:rPr>
          <w:rFonts w:ascii="Times New Roman" w:hAnsi="Times New Roman" w:cs="Times New Roman"/>
          <w:sz w:val="24"/>
          <w:szCs w:val="24"/>
        </w:rPr>
        <w:t>Ga</w:t>
      </w:r>
      <w:proofErr w:type="spellEnd"/>
      <w:r w:rsidRPr="005A7FE3">
        <w:rPr>
          <w:rFonts w:ascii="Times New Roman" w:hAnsi="Times New Roman" w:cs="Times New Roman"/>
          <w:sz w:val="24"/>
          <w:szCs w:val="24"/>
        </w:rPr>
        <w:t xml:space="preserve">, atomic number 31) and the main N-type </w:t>
      </w:r>
      <w:proofErr w:type="spellStart"/>
      <w:r w:rsidRPr="005A7FE3">
        <w:rPr>
          <w:rFonts w:ascii="Times New Roman" w:hAnsi="Times New Roman" w:cs="Times New Roman"/>
          <w:sz w:val="24"/>
          <w:szCs w:val="24"/>
        </w:rPr>
        <w:t>dopant</w:t>
      </w:r>
      <w:proofErr w:type="spellEnd"/>
      <w:r w:rsidRPr="005A7FE3">
        <w:rPr>
          <w:rFonts w:ascii="Times New Roman" w:hAnsi="Times New Roman" w:cs="Times New Roman"/>
          <w:sz w:val="24"/>
          <w:szCs w:val="24"/>
        </w:rPr>
        <w:t xml:space="preserve"> used is Arsenic (As, atomic number 31) giving the resulting Gallium Arsenide (</w:t>
      </w:r>
      <w:proofErr w:type="spellStart"/>
      <w:r w:rsidRPr="005A7FE3">
        <w:rPr>
          <w:rFonts w:ascii="Times New Roman" w:hAnsi="Times New Roman" w:cs="Times New Roman"/>
          <w:sz w:val="24"/>
          <w:szCs w:val="24"/>
        </w:rPr>
        <w:t>GaAs</w:t>
      </w:r>
      <w:proofErr w:type="spellEnd"/>
      <w:r w:rsidRPr="005A7FE3">
        <w:rPr>
          <w:rFonts w:ascii="Times New Roman" w:hAnsi="Times New Roman" w:cs="Times New Roman"/>
          <w:sz w:val="24"/>
          <w:szCs w:val="24"/>
        </w:rPr>
        <w:t xml:space="preserve">) crystal structure, which has the characteristics of radiating significant amounts of infrared radiation from its junction when a forward current is flowing through it. By also adding Phosphorus (P, atomic number 15), as a third </w:t>
      </w:r>
      <w:proofErr w:type="spellStart"/>
      <w:r w:rsidRPr="005A7FE3">
        <w:rPr>
          <w:rFonts w:ascii="Times New Roman" w:hAnsi="Times New Roman" w:cs="Times New Roman"/>
          <w:sz w:val="24"/>
          <w:szCs w:val="24"/>
        </w:rPr>
        <w:t>dopant</w:t>
      </w:r>
      <w:proofErr w:type="spellEnd"/>
      <w:r w:rsidRPr="005A7FE3">
        <w:rPr>
          <w:rFonts w:ascii="Times New Roman" w:hAnsi="Times New Roman" w:cs="Times New Roman"/>
          <w:sz w:val="24"/>
          <w:szCs w:val="24"/>
        </w:rPr>
        <w:t xml:space="preserve"> the overall wavelength of the emitted radiation is reduced to give visible red light to the human eye. Further refinements in the doping process of the PN-junction have resulted in a range of colours available from red, orange and amber through to yellow, and the recently developed blue LED which is achieved by injecting nitrogen atoms into the crystal structure during the doping process.</w:t>
      </w:r>
    </w:p>
    <w:p w:rsidR="005A7FE3" w:rsidRPr="005A7FE3" w:rsidRDefault="005A7FE3" w:rsidP="005A7FE3">
      <w:pPr>
        <w:spacing w:before="240" w:line="360" w:lineRule="auto"/>
        <w:jc w:val="both"/>
        <w:rPr>
          <w:rFonts w:ascii="Times New Roman" w:hAnsi="Times New Roman" w:cs="Times New Roman"/>
          <w:sz w:val="24"/>
          <w:szCs w:val="24"/>
        </w:rPr>
      </w:pPr>
      <w:r w:rsidRPr="005A7FE3">
        <w:rPr>
          <w:rFonts w:ascii="Times New Roman" w:hAnsi="Times New Roman" w:cs="Times New Roman"/>
          <w:sz w:val="24"/>
          <w:szCs w:val="24"/>
        </w:rPr>
        <w:t>Light Emitting Diodes I-V Characteristics:</w:t>
      </w:r>
    </w:p>
    <w:p w:rsidR="005A7FE3" w:rsidRPr="005A7FE3" w:rsidRDefault="005A7FE3" w:rsidP="005A7FE3">
      <w:pPr>
        <w:spacing w:before="240" w:line="360" w:lineRule="auto"/>
        <w:ind w:firstLine="720"/>
        <w:jc w:val="both"/>
        <w:rPr>
          <w:rFonts w:ascii="Times New Roman" w:hAnsi="Times New Roman" w:cs="Times New Roman"/>
          <w:sz w:val="24"/>
          <w:szCs w:val="24"/>
        </w:rPr>
      </w:pPr>
      <w:r w:rsidRPr="005A7FE3">
        <w:rPr>
          <w:rFonts w:ascii="Times New Roman" w:hAnsi="Times New Roman" w:cs="Times New Roman"/>
          <w:sz w:val="24"/>
          <w:szCs w:val="24"/>
        </w:rPr>
        <w:t xml:space="preserve">Before a light emitting diode can "emit" any form of light it needs a current to flow through it, as it is a current dependant device. As the LED is to be connected in a forward bias condition across a power supply it should be Current Limited using a series resistor to protect it from excessive current flow. From the table above we can see that each LED has its own forward voltage drop across the PN-junction and this parameter which is determined by the semiconductor material used is the forward voltage drop for a given amount of forward conduction current, typically for a forward current of 20mA. In most cases LEDs are operated </w:t>
      </w:r>
      <w:r w:rsidRPr="005A7FE3">
        <w:rPr>
          <w:rFonts w:ascii="Times New Roman" w:hAnsi="Times New Roman" w:cs="Times New Roman"/>
          <w:sz w:val="24"/>
          <w:szCs w:val="24"/>
        </w:rPr>
        <w:lastRenderedPageBreak/>
        <w:t>from a low voltage DC supply, with a series resistor to limit the forward current to a suitable value from say 5mA for a simple LED indicator to 30mA or more where a high brightness light output is needed.</w:t>
      </w:r>
    </w:p>
    <w:p w:rsidR="005A7FE3" w:rsidRPr="005A7FE3" w:rsidRDefault="005A7FE3" w:rsidP="005A7FE3">
      <w:pPr>
        <w:spacing w:before="240" w:line="360" w:lineRule="auto"/>
        <w:jc w:val="both"/>
        <w:rPr>
          <w:rFonts w:ascii="Times New Roman" w:hAnsi="Times New Roman" w:cs="Times New Roman"/>
          <w:sz w:val="24"/>
          <w:szCs w:val="24"/>
        </w:rPr>
      </w:pPr>
      <w:r w:rsidRPr="005A7FE3">
        <w:rPr>
          <w:rFonts w:ascii="Times New Roman" w:hAnsi="Times New Roman" w:cs="Times New Roman"/>
          <w:noProof/>
          <w:sz w:val="24"/>
          <w:szCs w:val="24"/>
        </w:rPr>
        <w:drawing>
          <wp:inline distT="0" distB="0" distL="0" distR="0">
            <wp:extent cx="4781550" cy="3124200"/>
            <wp:effectExtent l="0" t="0" r="0" b="0"/>
            <wp:docPr id="48" name="Picture 4" descr="Light Emitting Di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ght Emitting Diode"/>
                    <pic:cNvPicPr>
                      <a:picLocks noChangeAspect="1" noChangeArrowheads="1"/>
                    </pic:cNvPicPr>
                  </pic:nvPicPr>
                  <pic:blipFill>
                    <a:blip r:embed="rId51"/>
                    <a:srcRect l="-3586" t="-2229" r="-2321" b="-2229"/>
                    <a:stretch>
                      <a:fillRect/>
                    </a:stretch>
                  </pic:blipFill>
                  <pic:spPr bwMode="auto">
                    <a:xfrm>
                      <a:off x="0" y="0"/>
                      <a:ext cx="4781550" cy="3124200"/>
                    </a:xfrm>
                    <a:prstGeom prst="rect">
                      <a:avLst/>
                    </a:prstGeom>
                    <a:noFill/>
                    <a:ln w="9525">
                      <a:noFill/>
                      <a:miter lim="800000"/>
                      <a:headEnd/>
                      <a:tailEnd/>
                    </a:ln>
                  </pic:spPr>
                </pic:pic>
              </a:graphicData>
            </a:graphic>
          </wp:inline>
        </w:drawing>
      </w:r>
    </w:p>
    <w:p w:rsidR="005A7FE3" w:rsidRPr="005A7FE3" w:rsidRDefault="005A7FE3" w:rsidP="005A7FE3">
      <w:pPr>
        <w:spacing w:before="240" w:line="360" w:lineRule="auto"/>
        <w:jc w:val="both"/>
        <w:rPr>
          <w:rFonts w:ascii="Times New Roman" w:hAnsi="Times New Roman" w:cs="Times New Roman"/>
          <w:sz w:val="24"/>
          <w:szCs w:val="24"/>
        </w:rPr>
      </w:pPr>
      <w:r w:rsidRPr="005A7FE3">
        <w:rPr>
          <w:rFonts w:ascii="Times New Roman" w:hAnsi="Times New Roman" w:cs="Times New Roman"/>
          <w:sz w:val="24"/>
          <w:szCs w:val="24"/>
        </w:rPr>
        <w:t>LED Series Resistance:</w:t>
      </w:r>
    </w:p>
    <w:p w:rsidR="005A7FE3" w:rsidRPr="005A7FE3" w:rsidRDefault="005A7FE3" w:rsidP="005A7FE3">
      <w:pPr>
        <w:spacing w:before="240" w:line="360" w:lineRule="auto"/>
        <w:ind w:firstLine="720"/>
        <w:jc w:val="both"/>
        <w:rPr>
          <w:rFonts w:ascii="Times New Roman" w:hAnsi="Times New Roman" w:cs="Times New Roman"/>
          <w:sz w:val="24"/>
          <w:szCs w:val="24"/>
        </w:rPr>
      </w:pPr>
      <w:r w:rsidRPr="005A7FE3">
        <w:rPr>
          <w:rFonts w:ascii="Times New Roman" w:hAnsi="Times New Roman" w:cs="Times New Roman"/>
          <w:sz w:val="24"/>
          <w:szCs w:val="24"/>
        </w:rPr>
        <w:t>The series resistor value RS is calculated by simply using Ohm´s Law, knowing the required forward current IF, the supply voltage VS and the expected forward voltage drop of the LED, VF at this current level as shown below:</w:t>
      </w:r>
    </w:p>
    <w:p w:rsidR="005A7FE3" w:rsidRPr="005A7FE3" w:rsidRDefault="005A7FE3" w:rsidP="005A7FE3">
      <w:pPr>
        <w:pStyle w:val="NormalWeb"/>
        <w:spacing w:before="0" w:beforeAutospacing="0" w:after="0" w:afterAutospacing="0" w:line="360" w:lineRule="auto"/>
        <w:jc w:val="both"/>
      </w:pPr>
    </w:p>
    <w:tbl>
      <w:tblPr>
        <w:tblW w:w="2700" w:type="dxa"/>
        <w:jc w:val="center"/>
        <w:tblCellSpacing w:w="0" w:type="dxa"/>
        <w:shd w:val="clear" w:color="auto" w:fill="FAFAFA"/>
        <w:tblCellMar>
          <w:left w:w="0" w:type="dxa"/>
          <w:right w:w="0" w:type="dxa"/>
        </w:tblCellMar>
        <w:tblLook w:val="04A0"/>
      </w:tblPr>
      <w:tblGrid>
        <w:gridCol w:w="2700"/>
      </w:tblGrid>
      <w:tr w:rsidR="005A7FE3" w:rsidRPr="005A7FE3" w:rsidTr="000E439B">
        <w:trPr>
          <w:tblCellSpacing w:w="0" w:type="dxa"/>
          <w:jc w:val="center"/>
        </w:trPr>
        <w:tc>
          <w:tcPr>
            <w:tcW w:w="0" w:type="auto"/>
            <w:shd w:val="clear" w:color="auto" w:fill="FAFAFA"/>
            <w:vAlign w:val="center"/>
          </w:tcPr>
          <w:p w:rsidR="005A7FE3" w:rsidRPr="005A7FE3" w:rsidRDefault="005A7FE3" w:rsidP="005A7FE3">
            <w:pPr>
              <w:spacing w:line="360" w:lineRule="auto"/>
              <w:jc w:val="both"/>
              <w:rPr>
                <w:rFonts w:ascii="Times New Roman" w:hAnsi="Times New Roman" w:cs="Times New Roman"/>
                <w:sz w:val="24"/>
                <w:szCs w:val="24"/>
              </w:rPr>
            </w:pPr>
            <w:r w:rsidRPr="005A7FE3">
              <w:rPr>
                <w:rFonts w:ascii="Times New Roman" w:hAnsi="Times New Roman" w:cs="Times New Roman"/>
                <w:noProof/>
                <w:sz w:val="24"/>
                <w:szCs w:val="24"/>
              </w:rPr>
              <w:drawing>
                <wp:inline distT="0" distB="0" distL="0" distR="0">
                  <wp:extent cx="1657350" cy="1885950"/>
                  <wp:effectExtent l="19050" t="0" r="0" b="0"/>
                  <wp:docPr id="49" name="Picture 5" descr="Light Emitting Diode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ght Emitting Diode Circuit"/>
                          <pic:cNvPicPr>
                            <a:picLocks noChangeAspect="1" noChangeArrowheads="1"/>
                          </pic:cNvPicPr>
                        </pic:nvPicPr>
                        <pic:blipFill>
                          <a:blip r:embed="rId52"/>
                          <a:srcRect/>
                          <a:stretch>
                            <a:fillRect/>
                          </a:stretch>
                        </pic:blipFill>
                        <pic:spPr bwMode="auto">
                          <a:xfrm>
                            <a:off x="0" y="0"/>
                            <a:ext cx="1657350" cy="1885950"/>
                          </a:xfrm>
                          <a:prstGeom prst="rect">
                            <a:avLst/>
                          </a:prstGeom>
                          <a:noFill/>
                          <a:ln w="9525">
                            <a:noFill/>
                            <a:miter lim="800000"/>
                            <a:headEnd/>
                            <a:tailEnd/>
                          </a:ln>
                        </pic:spPr>
                      </pic:pic>
                    </a:graphicData>
                  </a:graphic>
                </wp:inline>
              </w:drawing>
            </w:r>
          </w:p>
        </w:tc>
      </w:tr>
    </w:tbl>
    <w:p w:rsidR="005A7FE3" w:rsidRPr="005A7FE3" w:rsidRDefault="005A7FE3" w:rsidP="005A7FE3">
      <w:pPr>
        <w:spacing w:before="240" w:line="360" w:lineRule="auto"/>
        <w:jc w:val="both"/>
        <w:rPr>
          <w:rFonts w:ascii="Times New Roman" w:hAnsi="Times New Roman" w:cs="Times New Roman"/>
          <w:iCs/>
          <w:sz w:val="24"/>
          <w:szCs w:val="24"/>
        </w:rPr>
      </w:pPr>
      <w:r w:rsidRPr="005A7FE3">
        <w:rPr>
          <w:rFonts w:ascii="Times New Roman" w:hAnsi="Times New Roman" w:cs="Times New Roman"/>
          <w:iCs/>
          <w:sz w:val="24"/>
          <w:szCs w:val="24"/>
        </w:rPr>
        <w:t xml:space="preserve">LED Typical </w:t>
      </w:r>
      <w:proofErr w:type="spellStart"/>
      <w:r w:rsidRPr="005A7FE3">
        <w:rPr>
          <w:rFonts w:ascii="Times New Roman" w:hAnsi="Times New Roman" w:cs="Times New Roman"/>
          <w:iCs/>
          <w:sz w:val="24"/>
          <w:szCs w:val="24"/>
        </w:rPr>
        <w:t>Applications</w:t>
      </w:r>
      <w:proofErr w:type="gramStart"/>
      <w:r w:rsidRPr="005A7FE3">
        <w:rPr>
          <w:rFonts w:ascii="Times New Roman" w:hAnsi="Times New Roman" w:cs="Times New Roman"/>
          <w:iCs/>
          <w:sz w:val="24"/>
          <w:szCs w:val="24"/>
        </w:rPr>
        <w:t>:</w:t>
      </w:r>
      <w:r w:rsidRPr="005A7FE3">
        <w:rPr>
          <w:rFonts w:ascii="Times New Roman" w:hAnsi="Times New Roman" w:cs="Times New Roman"/>
          <w:sz w:val="24"/>
          <w:szCs w:val="24"/>
        </w:rPr>
        <w:t>The</w:t>
      </w:r>
      <w:proofErr w:type="spellEnd"/>
      <w:proofErr w:type="gramEnd"/>
      <w:r w:rsidRPr="005A7FE3">
        <w:rPr>
          <w:rFonts w:ascii="Times New Roman" w:hAnsi="Times New Roman" w:cs="Times New Roman"/>
          <w:sz w:val="24"/>
          <w:szCs w:val="24"/>
        </w:rPr>
        <w:t xml:space="preserve"> following figure shows how to interface the LED to microcontroller. As you can see the Anode is connected through a resistor to </w:t>
      </w:r>
      <w:proofErr w:type="spellStart"/>
      <w:r w:rsidRPr="005A7FE3">
        <w:rPr>
          <w:rFonts w:ascii="Times New Roman" w:hAnsi="Times New Roman" w:cs="Times New Roman"/>
          <w:sz w:val="24"/>
          <w:szCs w:val="24"/>
        </w:rPr>
        <w:t>Vcc</w:t>
      </w:r>
      <w:proofErr w:type="spellEnd"/>
      <w:r w:rsidRPr="005A7FE3">
        <w:rPr>
          <w:rFonts w:ascii="Times New Roman" w:hAnsi="Times New Roman" w:cs="Times New Roman"/>
          <w:sz w:val="24"/>
          <w:szCs w:val="24"/>
        </w:rPr>
        <w:t xml:space="preserve"> and the </w:t>
      </w:r>
      <w:r w:rsidRPr="005A7FE3">
        <w:rPr>
          <w:rFonts w:ascii="Times New Roman" w:hAnsi="Times New Roman" w:cs="Times New Roman"/>
          <w:sz w:val="24"/>
          <w:szCs w:val="24"/>
        </w:rPr>
        <w:lastRenderedPageBreak/>
        <w:t xml:space="preserve">Cathode is connected to the Microcontroller pin. So when the Port Pin is HIGH the LED is OFF and when the Port Pin is LOW the LED is turned ON. </w:t>
      </w:r>
    </w:p>
    <w:p w:rsidR="005A7FE3" w:rsidRPr="005A7FE3" w:rsidRDefault="005A7FE3" w:rsidP="005A7FE3">
      <w:pPr>
        <w:spacing w:line="360" w:lineRule="auto"/>
        <w:jc w:val="both"/>
        <w:rPr>
          <w:rFonts w:ascii="Times New Roman" w:hAnsi="Times New Roman" w:cs="Times New Roman"/>
          <w:noProof/>
          <w:sz w:val="24"/>
          <w:szCs w:val="24"/>
        </w:rPr>
      </w:pPr>
      <w:r w:rsidRPr="005A7FE3">
        <w:rPr>
          <w:rFonts w:ascii="Times New Roman" w:hAnsi="Times New Roman" w:cs="Times New Roman"/>
          <w:noProof/>
          <w:sz w:val="24"/>
          <w:szCs w:val="24"/>
        </w:rPr>
        <w:drawing>
          <wp:inline distT="0" distB="0" distL="0" distR="0">
            <wp:extent cx="2870539" cy="1956478"/>
            <wp:effectExtent l="38100" t="57150" r="120311" b="100922"/>
            <wp:docPr id="53" name="Picture 2" descr="LED.bm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LED.bmp"/>
                    <pic:cNvPicPr/>
                  </pic:nvPicPr>
                  <pic:blipFill>
                    <a:blip r:embed="rId53">
                      <a:duotone>
                        <a:schemeClr val="accent1">
                          <a:shade val="45000"/>
                          <a:satMod val="135000"/>
                        </a:schemeClr>
                        <a:prstClr val="white"/>
                      </a:duotone>
                    </a:blip>
                    <a:stretch>
                      <a:fillRect/>
                    </a:stretch>
                  </pic:blipFill>
                  <pic:spPr>
                    <a:xfrm>
                      <a:off x="0" y="0"/>
                      <a:ext cx="2870539" cy="1956478"/>
                    </a:xfrm>
                    <a:prstGeom prst="rect">
                      <a:avLst/>
                    </a:prstGeom>
                    <a:ln w="38100" cap="sq">
                      <a:solidFill>
                        <a:schemeClr val="accent5">
                          <a:lumMod val="50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5A7FE3" w:rsidRPr="005A7FE3" w:rsidRDefault="005A7FE3" w:rsidP="005A7FE3">
      <w:pPr>
        <w:spacing w:line="360" w:lineRule="auto"/>
        <w:jc w:val="both"/>
        <w:rPr>
          <w:rFonts w:ascii="Times New Roman" w:hAnsi="Times New Roman" w:cs="Times New Roman"/>
          <w:noProof/>
          <w:sz w:val="24"/>
          <w:szCs w:val="24"/>
        </w:rPr>
      </w:pPr>
    </w:p>
    <w:p w:rsidR="005A7FE3" w:rsidRPr="005A7FE3" w:rsidRDefault="005A7FE3" w:rsidP="005A7FE3">
      <w:pPr>
        <w:spacing w:line="360" w:lineRule="auto"/>
        <w:jc w:val="both"/>
        <w:rPr>
          <w:rFonts w:ascii="Times New Roman" w:hAnsi="Times New Roman" w:cs="Times New Roman"/>
          <w:noProof/>
          <w:sz w:val="24"/>
          <w:szCs w:val="24"/>
        </w:rPr>
      </w:pPr>
    </w:p>
    <w:p w:rsidR="005A7FE3" w:rsidRPr="005A7FE3" w:rsidRDefault="005A7FE3" w:rsidP="005A7FE3">
      <w:pPr>
        <w:shd w:val="clear" w:color="auto" w:fill="FFFFFF"/>
        <w:spacing w:after="240" w:line="360" w:lineRule="auto"/>
        <w:jc w:val="both"/>
        <w:rPr>
          <w:rFonts w:ascii="Times New Roman" w:hAnsi="Times New Roman" w:cs="Times New Roman"/>
          <w:sz w:val="24"/>
          <w:szCs w:val="24"/>
        </w:rPr>
      </w:pPr>
      <w:r w:rsidRPr="005A7FE3">
        <w:rPr>
          <w:rFonts w:ascii="Times New Roman" w:hAnsi="Times New Roman" w:cs="Times New Roman"/>
          <w:sz w:val="24"/>
          <w:szCs w:val="24"/>
        </w:rPr>
        <w:t>Alphanumeric LCD</w:t>
      </w:r>
    </w:p>
    <w:p w:rsidR="005A7FE3" w:rsidRPr="005A7FE3" w:rsidRDefault="005A7FE3" w:rsidP="005A7FE3">
      <w:pPr>
        <w:shd w:val="clear" w:color="auto" w:fill="FFFFFF"/>
        <w:spacing w:after="240" w:line="360" w:lineRule="auto"/>
        <w:jc w:val="both"/>
        <w:rPr>
          <w:rFonts w:ascii="Times New Roman" w:hAnsi="Times New Roman" w:cs="Times New Roman"/>
          <w:sz w:val="24"/>
          <w:szCs w:val="24"/>
        </w:rPr>
      </w:pPr>
    </w:p>
    <w:p w:rsidR="005A7FE3" w:rsidRPr="005A7FE3" w:rsidRDefault="005A7FE3" w:rsidP="005A7FE3">
      <w:pPr>
        <w:spacing w:line="360" w:lineRule="auto"/>
        <w:jc w:val="both"/>
        <w:rPr>
          <w:rFonts w:ascii="Times New Roman" w:hAnsi="Times New Roman" w:cs="Times New Roman"/>
          <w:sz w:val="24"/>
          <w:szCs w:val="24"/>
        </w:rPr>
      </w:pPr>
      <w:r w:rsidRPr="005A7FE3">
        <w:rPr>
          <w:rFonts w:ascii="Times New Roman" w:hAnsi="Times New Roman" w:cs="Times New Roman"/>
          <w:sz w:val="24"/>
          <w:szCs w:val="24"/>
        </w:rPr>
        <w:t xml:space="preserve">           Liquid Crystal Display also called as LCD is very helpful in providing user interface as well as for debugging purpose. The most commonly used Character based LCDs are based on Hitachi's HD44780 controller or other which are compatible with HD44580. The most commonly used LCDs found in the market today are 1 Line, 2 Line or 4 Line LCDs which have only 1 controller and support at most of 80 characters, whereas LCDs supporting more than 80 characters make use of 2 HD44780 controllers.</w:t>
      </w:r>
    </w:p>
    <w:p w:rsidR="005A7FE3" w:rsidRPr="005A7FE3" w:rsidRDefault="005A7FE3" w:rsidP="005A7FE3">
      <w:pPr>
        <w:shd w:val="clear" w:color="auto" w:fill="FFFFFF"/>
        <w:spacing w:after="240" w:line="360" w:lineRule="auto"/>
        <w:jc w:val="both"/>
        <w:rPr>
          <w:rFonts w:ascii="Times New Roman" w:hAnsi="Times New Roman" w:cs="Times New Roman"/>
          <w:sz w:val="24"/>
          <w:szCs w:val="24"/>
        </w:rPr>
      </w:pPr>
      <w:r w:rsidRPr="005A7FE3">
        <w:rPr>
          <w:rFonts w:ascii="Times New Roman" w:hAnsi="Times New Roman" w:cs="Times New Roman"/>
          <w:sz w:val="24"/>
          <w:szCs w:val="24"/>
        </w:rPr>
        <w:t>Pin Description</w:t>
      </w:r>
    </w:p>
    <w:p w:rsidR="005A7FE3" w:rsidRPr="005A7FE3" w:rsidRDefault="005A7FE3" w:rsidP="005A7FE3">
      <w:pPr>
        <w:shd w:val="clear" w:color="auto" w:fill="FFFFFF"/>
        <w:spacing w:after="240" w:line="360" w:lineRule="auto"/>
        <w:jc w:val="both"/>
        <w:rPr>
          <w:rFonts w:ascii="Times New Roman" w:hAnsi="Times New Roman" w:cs="Times New Roman"/>
          <w:noProof/>
          <w:sz w:val="24"/>
          <w:szCs w:val="24"/>
        </w:rPr>
      </w:pPr>
      <w:r w:rsidRPr="005A7FE3">
        <w:rPr>
          <w:rFonts w:ascii="Times New Roman" w:hAnsi="Times New Roman" w:cs="Times New Roman"/>
          <w:noProof/>
          <w:sz w:val="24"/>
          <w:szCs w:val="24"/>
        </w:rPr>
        <w:drawing>
          <wp:inline distT="0" distB="0" distL="0" distR="0">
            <wp:extent cx="3851529" cy="1866900"/>
            <wp:effectExtent l="19050" t="0" r="0" b="0"/>
            <wp:docPr id="54" name="Picture 1" descr="LCD type HD44780 pin diagra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CD type HD44780 pin diagram"/>
                    <pic:cNvPicPr>
                      <a:picLocks noChangeAspect="1" noChangeArrowheads="1"/>
                    </pic:cNvPicPr>
                  </pic:nvPicPr>
                  <pic:blipFill>
                    <a:blip r:embed="rId54">
                      <a:duotone>
                        <a:schemeClr val="accent5">
                          <a:shade val="45000"/>
                          <a:satMod val="135000"/>
                        </a:schemeClr>
                        <a:prstClr val="white"/>
                      </a:duotone>
                    </a:blip>
                    <a:stretch>
                      <a:fillRect/>
                    </a:stretch>
                  </pic:blipFill>
                  <pic:spPr bwMode="auto">
                    <a:xfrm>
                      <a:off x="0" y="0"/>
                      <a:ext cx="3851529" cy="1866900"/>
                    </a:xfrm>
                    <a:prstGeom prst="rect">
                      <a:avLst/>
                    </a:prstGeom>
                    <a:noFill/>
                    <a:ln w="9525">
                      <a:noFill/>
                      <a:miter lim="800000"/>
                      <a:headEnd/>
                      <a:tailEnd/>
                    </a:ln>
                  </pic:spPr>
                </pic:pic>
              </a:graphicData>
            </a:graphic>
          </wp:inline>
        </w:drawing>
      </w:r>
    </w:p>
    <w:p w:rsidR="005A7FE3" w:rsidRPr="005A7FE3" w:rsidRDefault="005A7FE3" w:rsidP="005A7FE3">
      <w:pPr>
        <w:shd w:val="clear" w:color="auto" w:fill="FFFFFF"/>
        <w:spacing w:after="240" w:line="360" w:lineRule="auto"/>
        <w:jc w:val="both"/>
        <w:rPr>
          <w:rFonts w:ascii="Times New Roman" w:hAnsi="Times New Roman" w:cs="Times New Roman"/>
          <w:sz w:val="24"/>
          <w:szCs w:val="24"/>
        </w:rPr>
      </w:pPr>
    </w:p>
    <w:tbl>
      <w:tblPr>
        <w:tblW w:w="0" w:type="auto"/>
        <w:tblInd w:w="144" w:type="dxa"/>
        <w:tblBorders>
          <w:insideH w:val="single" w:sz="4" w:space="0" w:color="FFFFFF"/>
        </w:tblBorders>
        <w:tblLook w:val="0620"/>
      </w:tblPr>
      <w:tblGrid>
        <w:gridCol w:w="1638"/>
        <w:gridCol w:w="1440"/>
        <w:gridCol w:w="5940"/>
      </w:tblGrid>
      <w:tr w:rsidR="005A7FE3" w:rsidRPr="005A7FE3" w:rsidTr="000E439B">
        <w:trPr>
          <w:trHeight w:val="432"/>
        </w:trPr>
        <w:tc>
          <w:tcPr>
            <w:tcW w:w="1638" w:type="dxa"/>
            <w:shd w:val="clear" w:color="auto" w:fill="215868"/>
            <w:vAlign w:val="center"/>
          </w:tcPr>
          <w:p w:rsidR="005A7FE3" w:rsidRPr="005A7FE3" w:rsidRDefault="005A7FE3" w:rsidP="005A7FE3">
            <w:pPr>
              <w:spacing w:after="0" w:line="360" w:lineRule="auto"/>
              <w:jc w:val="both"/>
              <w:rPr>
                <w:rFonts w:ascii="Times New Roman" w:hAnsi="Times New Roman" w:cs="Times New Roman"/>
                <w:bCs/>
                <w:sz w:val="24"/>
                <w:szCs w:val="24"/>
              </w:rPr>
            </w:pPr>
            <w:r w:rsidRPr="005A7FE3">
              <w:rPr>
                <w:rStyle w:val="Strong"/>
                <w:rFonts w:ascii="Times New Roman" w:hAnsi="Times New Roman" w:cs="Times New Roman"/>
                <w:b w:val="0"/>
                <w:sz w:val="24"/>
                <w:szCs w:val="24"/>
              </w:rPr>
              <w:t>Pin No.</w:t>
            </w:r>
          </w:p>
        </w:tc>
        <w:tc>
          <w:tcPr>
            <w:tcW w:w="1440" w:type="dxa"/>
            <w:shd w:val="clear" w:color="auto" w:fill="215868"/>
            <w:vAlign w:val="center"/>
          </w:tcPr>
          <w:p w:rsidR="005A7FE3" w:rsidRPr="005A7FE3" w:rsidRDefault="005A7FE3" w:rsidP="005A7FE3">
            <w:pPr>
              <w:spacing w:after="0" w:line="360" w:lineRule="auto"/>
              <w:jc w:val="both"/>
              <w:rPr>
                <w:rFonts w:ascii="Times New Roman" w:hAnsi="Times New Roman" w:cs="Times New Roman"/>
                <w:bCs/>
                <w:sz w:val="24"/>
                <w:szCs w:val="24"/>
              </w:rPr>
            </w:pPr>
            <w:r w:rsidRPr="005A7FE3">
              <w:rPr>
                <w:rStyle w:val="Strong"/>
                <w:rFonts w:ascii="Times New Roman" w:hAnsi="Times New Roman" w:cs="Times New Roman"/>
                <w:b w:val="0"/>
                <w:sz w:val="24"/>
                <w:szCs w:val="24"/>
              </w:rPr>
              <w:t>Name</w:t>
            </w:r>
          </w:p>
        </w:tc>
        <w:tc>
          <w:tcPr>
            <w:tcW w:w="5940" w:type="dxa"/>
            <w:shd w:val="clear" w:color="auto" w:fill="215868"/>
            <w:vAlign w:val="center"/>
          </w:tcPr>
          <w:p w:rsidR="005A7FE3" w:rsidRPr="005A7FE3" w:rsidRDefault="005A7FE3" w:rsidP="005A7FE3">
            <w:pPr>
              <w:spacing w:after="0" w:line="360" w:lineRule="auto"/>
              <w:jc w:val="both"/>
              <w:rPr>
                <w:rFonts w:ascii="Times New Roman" w:hAnsi="Times New Roman" w:cs="Times New Roman"/>
                <w:bCs/>
                <w:sz w:val="24"/>
                <w:szCs w:val="24"/>
              </w:rPr>
            </w:pPr>
            <w:r w:rsidRPr="005A7FE3">
              <w:rPr>
                <w:rStyle w:val="Strong"/>
                <w:rFonts w:ascii="Times New Roman" w:hAnsi="Times New Roman" w:cs="Times New Roman"/>
                <w:b w:val="0"/>
                <w:sz w:val="24"/>
                <w:szCs w:val="24"/>
              </w:rPr>
              <w:t>Description</w:t>
            </w:r>
          </w:p>
        </w:tc>
      </w:tr>
      <w:tr w:rsidR="005A7FE3" w:rsidRPr="005A7FE3" w:rsidTr="000E439B">
        <w:trPr>
          <w:trHeight w:val="432"/>
        </w:trPr>
        <w:tc>
          <w:tcPr>
            <w:tcW w:w="1638" w:type="dxa"/>
            <w:shd w:val="clear" w:color="auto" w:fill="DAEEF3"/>
            <w:vAlign w:val="center"/>
          </w:tcPr>
          <w:p w:rsidR="005A7FE3" w:rsidRPr="005A7FE3" w:rsidRDefault="005A7FE3" w:rsidP="005A7FE3">
            <w:pPr>
              <w:spacing w:after="0" w:line="360" w:lineRule="auto"/>
              <w:jc w:val="both"/>
              <w:rPr>
                <w:rFonts w:ascii="Times New Roman" w:hAnsi="Times New Roman" w:cs="Times New Roman"/>
                <w:sz w:val="24"/>
                <w:szCs w:val="24"/>
              </w:rPr>
            </w:pPr>
            <w:r w:rsidRPr="005A7FE3">
              <w:rPr>
                <w:rFonts w:ascii="Times New Roman" w:hAnsi="Times New Roman" w:cs="Times New Roman"/>
                <w:sz w:val="24"/>
                <w:szCs w:val="24"/>
              </w:rPr>
              <w:t>1</w:t>
            </w:r>
          </w:p>
        </w:tc>
        <w:tc>
          <w:tcPr>
            <w:tcW w:w="1440" w:type="dxa"/>
            <w:shd w:val="clear" w:color="auto" w:fill="DAEEF3"/>
            <w:vAlign w:val="center"/>
          </w:tcPr>
          <w:p w:rsidR="005A7FE3" w:rsidRPr="005A7FE3" w:rsidRDefault="005A7FE3" w:rsidP="005A7FE3">
            <w:pPr>
              <w:spacing w:after="0" w:line="360" w:lineRule="auto"/>
              <w:jc w:val="both"/>
              <w:rPr>
                <w:rFonts w:ascii="Times New Roman" w:hAnsi="Times New Roman" w:cs="Times New Roman"/>
                <w:sz w:val="24"/>
                <w:szCs w:val="24"/>
              </w:rPr>
            </w:pPr>
            <w:r w:rsidRPr="005A7FE3">
              <w:rPr>
                <w:rStyle w:val="Strong"/>
                <w:rFonts w:ascii="Times New Roman" w:hAnsi="Times New Roman" w:cs="Times New Roman"/>
                <w:b w:val="0"/>
                <w:sz w:val="24"/>
                <w:szCs w:val="24"/>
              </w:rPr>
              <w:t>VSS</w:t>
            </w:r>
          </w:p>
        </w:tc>
        <w:tc>
          <w:tcPr>
            <w:tcW w:w="5940" w:type="dxa"/>
            <w:shd w:val="clear" w:color="auto" w:fill="DAEEF3"/>
            <w:vAlign w:val="center"/>
          </w:tcPr>
          <w:p w:rsidR="005A7FE3" w:rsidRPr="005A7FE3" w:rsidRDefault="005A7FE3" w:rsidP="005A7FE3">
            <w:pPr>
              <w:spacing w:after="0" w:line="360" w:lineRule="auto"/>
              <w:jc w:val="both"/>
              <w:rPr>
                <w:rFonts w:ascii="Times New Roman" w:hAnsi="Times New Roman" w:cs="Times New Roman"/>
                <w:sz w:val="24"/>
                <w:szCs w:val="24"/>
              </w:rPr>
            </w:pPr>
            <w:r w:rsidRPr="005A7FE3">
              <w:rPr>
                <w:rFonts w:ascii="Times New Roman" w:hAnsi="Times New Roman" w:cs="Times New Roman"/>
                <w:sz w:val="24"/>
                <w:szCs w:val="24"/>
              </w:rPr>
              <w:t>Power supply (GND)</w:t>
            </w:r>
          </w:p>
        </w:tc>
      </w:tr>
      <w:tr w:rsidR="005A7FE3" w:rsidRPr="005A7FE3" w:rsidTr="000E439B">
        <w:trPr>
          <w:trHeight w:val="432"/>
        </w:trPr>
        <w:tc>
          <w:tcPr>
            <w:tcW w:w="1638" w:type="dxa"/>
            <w:shd w:val="clear" w:color="auto" w:fill="DAEEF3"/>
            <w:vAlign w:val="center"/>
          </w:tcPr>
          <w:p w:rsidR="005A7FE3" w:rsidRPr="005A7FE3" w:rsidRDefault="005A7FE3" w:rsidP="005A7FE3">
            <w:pPr>
              <w:spacing w:after="0" w:line="360" w:lineRule="auto"/>
              <w:jc w:val="both"/>
              <w:rPr>
                <w:rFonts w:ascii="Times New Roman" w:hAnsi="Times New Roman" w:cs="Times New Roman"/>
                <w:sz w:val="24"/>
                <w:szCs w:val="24"/>
              </w:rPr>
            </w:pPr>
            <w:r w:rsidRPr="005A7FE3">
              <w:rPr>
                <w:rFonts w:ascii="Times New Roman" w:hAnsi="Times New Roman" w:cs="Times New Roman"/>
                <w:sz w:val="24"/>
                <w:szCs w:val="24"/>
              </w:rPr>
              <w:t>2</w:t>
            </w:r>
          </w:p>
        </w:tc>
        <w:tc>
          <w:tcPr>
            <w:tcW w:w="1440" w:type="dxa"/>
            <w:shd w:val="clear" w:color="auto" w:fill="DAEEF3"/>
            <w:vAlign w:val="center"/>
          </w:tcPr>
          <w:p w:rsidR="005A7FE3" w:rsidRPr="005A7FE3" w:rsidRDefault="005A7FE3" w:rsidP="005A7FE3">
            <w:pPr>
              <w:spacing w:after="0" w:line="360" w:lineRule="auto"/>
              <w:jc w:val="both"/>
              <w:rPr>
                <w:rFonts w:ascii="Times New Roman" w:hAnsi="Times New Roman" w:cs="Times New Roman"/>
                <w:sz w:val="24"/>
                <w:szCs w:val="24"/>
              </w:rPr>
            </w:pPr>
            <w:r w:rsidRPr="005A7FE3">
              <w:rPr>
                <w:rStyle w:val="Strong"/>
                <w:rFonts w:ascii="Times New Roman" w:hAnsi="Times New Roman" w:cs="Times New Roman"/>
                <w:b w:val="0"/>
                <w:sz w:val="24"/>
                <w:szCs w:val="24"/>
              </w:rPr>
              <w:t>VCC</w:t>
            </w:r>
          </w:p>
        </w:tc>
        <w:tc>
          <w:tcPr>
            <w:tcW w:w="5940" w:type="dxa"/>
            <w:shd w:val="clear" w:color="auto" w:fill="DAEEF3"/>
            <w:vAlign w:val="center"/>
          </w:tcPr>
          <w:p w:rsidR="005A7FE3" w:rsidRPr="005A7FE3" w:rsidRDefault="005A7FE3" w:rsidP="005A7FE3">
            <w:pPr>
              <w:spacing w:after="0" w:line="360" w:lineRule="auto"/>
              <w:jc w:val="both"/>
              <w:rPr>
                <w:rFonts w:ascii="Times New Roman" w:hAnsi="Times New Roman" w:cs="Times New Roman"/>
                <w:sz w:val="24"/>
                <w:szCs w:val="24"/>
              </w:rPr>
            </w:pPr>
            <w:r w:rsidRPr="005A7FE3">
              <w:rPr>
                <w:rFonts w:ascii="Times New Roman" w:hAnsi="Times New Roman" w:cs="Times New Roman"/>
                <w:sz w:val="24"/>
                <w:szCs w:val="24"/>
              </w:rPr>
              <w:t>Power supply (+5V)</w:t>
            </w:r>
          </w:p>
        </w:tc>
      </w:tr>
      <w:tr w:rsidR="005A7FE3" w:rsidRPr="005A7FE3" w:rsidTr="000E439B">
        <w:trPr>
          <w:trHeight w:val="432"/>
        </w:trPr>
        <w:tc>
          <w:tcPr>
            <w:tcW w:w="1638" w:type="dxa"/>
            <w:shd w:val="clear" w:color="auto" w:fill="DAEEF3"/>
            <w:vAlign w:val="center"/>
          </w:tcPr>
          <w:p w:rsidR="005A7FE3" w:rsidRPr="005A7FE3" w:rsidRDefault="005A7FE3" w:rsidP="005A7FE3">
            <w:pPr>
              <w:spacing w:after="0" w:line="360" w:lineRule="auto"/>
              <w:jc w:val="both"/>
              <w:rPr>
                <w:rFonts w:ascii="Times New Roman" w:hAnsi="Times New Roman" w:cs="Times New Roman"/>
                <w:sz w:val="24"/>
                <w:szCs w:val="24"/>
              </w:rPr>
            </w:pPr>
            <w:r w:rsidRPr="005A7FE3">
              <w:rPr>
                <w:rFonts w:ascii="Times New Roman" w:hAnsi="Times New Roman" w:cs="Times New Roman"/>
                <w:sz w:val="24"/>
                <w:szCs w:val="24"/>
              </w:rPr>
              <w:t>3</w:t>
            </w:r>
          </w:p>
        </w:tc>
        <w:tc>
          <w:tcPr>
            <w:tcW w:w="1440" w:type="dxa"/>
            <w:shd w:val="clear" w:color="auto" w:fill="DAEEF3"/>
            <w:vAlign w:val="center"/>
          </w:tcPr>
          <w:p w:rsidR="005A7FE3" w:rsidRPr="005A7FE3" w:rsidRDefault="005A7FE3" w:rsidP="005A7FE3">
            <w:pPr>
              <w:spacing w:after="0" w:line="360" w:lineRule="auto"/>
              <w:jc w:val="both"/>
              <w:rPr>
                <w:rFonts w:ascii="Times New Roman" w:hAnsi="Times New Roman" w:cs="Times New Roman"/>
                <w:sz w:val="24"/>
                <w:szCs w:val="24"/>
              </w:rPr>
            </w:pPr>
            <w:r w:rsidRPr="005A7FE3">
              <w:rPr>
                <w:rStyle w:val="Strong"/>
                <w:rFonts w:ascii="Times New Roman" w:hAnsi="Times New Roman" w:cs="Times New Roman"/>
                <w:b w:val="0"/>
                <w:sz w:val="24"/>
                <w:szCs w:val="24"/>
              </w:rPr>
              <w:t>VEE</w:t>
            </w:r>
          </w:p>
        </w:tc>
        <w:tc>
          <w:tcPr>
            <w:tcW w:w="5940" w:type="dxa"/>
            <w:shd w:val="clear" w:color="auto" w:fill="DAEEF3"/>
            <w:vAlign w:val="center"/>
          </w:tcPr>
          <w:p w:rsidR="005A7FE3" w:rsidRPr="005A7FE3" w:rsidRDefault="005A7FE3" w:rsidP="005A7FE3">
            <w:pPr>
              <w:spacing w:after="0" w:line="360" w:lineRule="auto"/>
              <w:jc w:val="both"/>
              <w:rPr>
                <w:rFonts w:ascii="Times New Roman" w:hAnsi="Times New Roman" w:cs="Times New Roman"/>
                <w:sz w:val="24"/>
                <w:szCs w:val="24"/>
              </w:rPr>
            </w:pPr>
            <w:r w:rsidRPr="005A7FE3">
              <w:rPr>
                <w:rFonts w:ascii="Times New Roman" w:hAnsi="Times New Roman" w:cs="Times New Roman"/>
                <w:sz w:val="24"/>
                <w:szCs w:val="24"/>
              </w:rPr>
              <w:t>Contrast adjusts</w:t>
            </w:r>
          </w:p>
        </w:tc>
      </w:tr>
      <w:tr w:rsidR="005A7FE3" w:rsidRPr="005A7FE3" w:rsidTr="000E439B">
        <w:trPr>
          <w:trHeight w:val="432"/>
        </w:trPr>
        <w:tc>
          <w:tcPr>
            <w:tcW w:w="1638" w:type="dxa"/>
            <w:shd w:val="clear" w:color="auto" w:fill="DAEEF3"/>
            <w:vAlign w:val="center"/>
          </w:tcPr>
          <w:p w:rsidR="005A7FE3" w:rsidRPr="005A7FE3" w:rsidRDefault="005A7FE3" w:rsidP="005A7FE3">
            <w:pPr>
              <w:spacing w:after="0" w:line="360" w:lineRule="auto"/>
              <w:jc w:val="both"/>
              <w:rPr>
                <w:rFonts w:ascii="Times New Roman" w:hAnsi="Times New Roman" w:cs="Times New Roman"/>
                <w:sz w:val="24"/>
                <w:szCs w:val="24"/>
              </w:rPr>
            </w:pPr>
            <w:r w:rsidRPr="005A7FE3">
              <w:rPr>
                <w:rFonts w:ascii="Times New Roman" w:hAnsi="Times New Roman" w:cs="Times New Roman"/>
                <w:sz w:val="24"/>
                <w:szCs w:val="24"/>
              </w:rPr>
              <w:t>4</w:t>
            </w:r>
          </w:p>
        </w:tc>
        <w:tc>
          <w:tcPr>
            <w:tcW w:w="1440" w:type="dxa"/>
            <w:shd w:val="clear" w:color="auto" w:fill="DAEEF3"/>
            <w:vAlign w:val="center"/>
          </w:tcPr>
          <w:p w:rsidR="005A7FE3" w:rsidRPr="005A7FE3" w:rsidRDefault="005A7FE3" w:rsidP="005A7FE3">
            <w:pPr>
              <w:spacing w:after="0" w:line="360" w:lineRule="auto"/>
              <w:jc w:val="both"/>
              <w:rPr>
                <w:rFonts w:ascii="Times New Roman" w:hAnsi="Times New Roman" w:cs="Times New Roman"/>
                <w:sz w:val="24"/>
                <w:szCs w:val="24"/>
              </w:rPr>
            </w:pPr>
            <w:r w:rsidRPr="005A7FE3">
              <w:rPr>
                <w:rStyle w:val="Strong"/>
                <w:rFonts w:ascii="Times New Roman" w:hAnsi="Times New Roman" w:cs="Times New Roman"/>
                <w:b w:val="0"/>
                <w:sz w:val="24"/>
                <w:szCs w:val="24"/>
              </w:rPr>
              <w:t>RS</w:t>
            </w:r>
          </w:p>
        </w:tc>
        <w:tc>
          <w:tcPr>
            <w:tcW w:w="5940" w:type="dxa"/>
            <w:shd w:val="clear" w:color="auto" w:fill="DAEEF3"/>
            <w:vAlign w:val="center"/>
          </w:tcPr>
          <w:p w:rsidR="005A7FE3" w:rsidRPr="005A7FE3" w:rsidRDefault="005A7FE3" w:rsidP="005A7FE3">
            <w:pPr>
              <w:spacing w:after="0" w:line="360" w:lineRule="auto"/>
              <w:jc w:val="both"/>
              <w:rPr>
                <w:rFonts w:ascii="Times New Roman" w:hAnsi="Times New Roman" w:cs="Times New Roman"/>
                <w:sz w:val="24"/>
                <w:szCs w:val="24"/>
              </w:rPr>
            </w:pPr>
            <w:r w:rsidRPr="005A7FE3">
              <w:rPr>
                <w:rFonts w:ascii="Times New Roman" w:hAnsi="Times New Roman" w:cs="Times New Roman"/>
                <w:sz w:val="24"/>
                <w:szCs w:val="24"/>
              </w:rPr>
              <w:t>0 = Instruction input</w:t>
            </w:r>
            <w:r w:rsidRPr="005A7FE3">
              <w:rPr>
                <w:rFonts w:ascii="Times New Roman" w:hAnsi="Times New Roman" w:cs="Times New Roman"/>
                <w:sz w:val="24"/>
                <w:szCs w:val="24"/>
              </w:rPr>
              <w:br/>
              <w:t>1 = Data input</w:t>
            </w:r>
          </w:p>
        </w:tc>
      </w:tr>
      <w:tr w:rsidR="005A7FE3" w:rsidRPr="005A7FE3" w:rsidTr="000E439B">
        <w:trPr>
          <w:trHeight w:val="432"/>
        </w:trPr>
        <w:tc>
          <w:tcPr>
            <w:tcW w:w="1638" w:type="dxa"/>
            <w:shd w:val="clear" w:color="auto" w:fill="DAEEF3"/>
            <w:vAlign w:val="center"/>
          </w:tcPr>
          <w:p w:rsidR="005A7FE3" w:rsidRPr="005A7FE3" w:rsidRDefault="005A7FE3" w:rsidP="005A7FE3">
            <w:pPr>
              <w:spacing w:after="0" w:line="360" w:lineRule="auto"/>
              <w:jc w:val="both"/>
              <w:rPr>
                <w:rFonts w:ascii="Times New Roman" w:hAnsi="Times New Roman" w:cs="Times New Roman"/>
                <w:sz w:val="24"/>
                <w:szCs w:val="24"/>
              </w:rPr>
            </w:pPr>
            <w:r w:rsidRPr="005A7FE3">
              <w:rPr>
                <w:rFonts w:ascii="Times New Roman" w:hAnsi="Times New Roman" w:cs="Times New Roman"/>
                <w:sz w:val="24"/>
                <w:szCs w:val="24"/>
              </w:rPr>
              <w:t>5</w:t>
            </w:r>
          </w:p>
        </w:tc>
        <w:tc>
          <w:tcPr>
            <w:tcW w:w="1440" w:type="dxa"/>
            <w:shd w:val="clear" w:color="auto" w:fill="DAEEF3"/>
            <w:vAlign w:val="center"/>
          </w:tcPr>
          <w:p w:rsidR="005A7FE3" w:rsidRPr="005A7FE3" w:rsidRDefault="005A7FE3" w:rsidP="005A7FE3">
            <w:pPr>
              <w:spacing w:after="0" w:line="360" w:lineRule="auto"/>
              <w:jc w:val="both"/>
              <w:rPr>
                <w:rFonts w:ascii="Times New Roman" w:hAnsi="Times New Roman" w:cs="Times New Roman"/>
                <w:sz w:val="24"/>
                <w:szCs w:val="24"/>
              </w:rPr>
            </w:pPr>
            <w:r w:rsidRPr="005A7FE3">
              <w:rPr>
                <w:rStyle w:val="Strong"/>
                <w:rFonts w:ascii="Times New Roman" w:hAnsi="Times New Roman" w:cs="Times New Roman"/>
                <w:b w:val="0"/>
                <w:sz w:val="24"/>
                <w:szCs w:val="24"/>
              </w:rPr>
              <w:t>R/W</w:t>
            </w:r>
          </w:p>
        </w:tc>
        <w:tc>
          <w:tcPr>
            <w:tcW w:w="5940" w:type="dxa"/>
            <w:shd w:val="clear" w:color="auto" w:fill="DAEEF3"/>
            <w:vAlign w:val="center"/>
          </w:tcPr>
          <w:p w:rsidR="005A7FE3" w:rsidRPr="005A7FE3" w:rsidRDefault="005A7FE3" w:rsidP="005A7FE3">
            <w:pPr>
              <w:spacing w:after="0" w:line="360" w:lineRule="auto"/>
              <w:jc w:val="both"/>
              <w:rPr>
                <w:rFonts w:ascii="Times New Roman" w:hAnsi="Times New Roman" w:cs="Times New Roman"/>
                <w:sz w:val="24"/>
                <w:szCs w:val="24"/>
              </w:rPr>
            </w:pPr>
            <w:r w:rsidRPr="005A7FE3">
              <w:rPr>
                <w:rFonts w:ascii="Times New Roman" w:hAnsi="Times New Roman" w:cs="Times New Roman"/>
                <w:sz w:val="24"/>
                <w:szCs w:val="24"/>
              </w:rPr>
              <w:t>0 = Write to LCD module</w:t>
            </w:r>
            <w:r w:rsidRPr="005A7FE3">
              <w:rPr>
                <w:rFonts w:ascii="Times New Roman" w:hAnsi="Times New Roman" w:cs="Times New Roman"/>
                <w:sz w:val="24"/>
                <w:szCs w:val="24"/>
              </w:rPr>
              <w:br/>
              <w:t>1 = Read from LCD module</w:t>
            </w:r>
          </w:p>
        </w:tc>
      </w:tr>
      <w:tr w:rsidR="005A7FE3" w:rsidRPr="005A7FE3" w:rsidTr="000E439B">
        <w:trPr>
          <w:trHeight w:val="432"/>
        </w:trPr>
        <w:tc>
          <w:tcPr>
            <w:tcW w:w="1638" w:type="dxa"/>
            <w:shd w:val="clear" w:color="auto" w:fill="DAEEF3"/>
            <w:vAlign w:val="center"/>
          </w:tcPr>
          <w:p w:rsidR="005A7FE3" w:rsidRPr="005A7FE3" w:rsidRDefault="005A7FE3" w:rsidP="005A7FE3">
            <w:pPr>
              <w:spacing w:after="0" w:line="360" w:lineRule="auto"/>
              <w:jc w:val="both"/>
              <w:rPr>
                <w:rFonts w:ascii="Times New Roman" w:hAnsi="Times New Roman" w:cs="Times New Roman"/>
                <w:sz w:val="24"/>
                <w:szCs w:val="24"/>
              </w:rPr>
            </w:pPr>
            <w:r w:rsidRPr="005A7FE3">
              <w:rPr>
                <w:rFonts w:ascii="Times New Roman" w:hAnsi="Times New Roman" w:cs="Times New Roman"/>
                <w:sz w:val="24"/>
                <w:szCs w:val="24"/>
              </w:rPr>
              <w:t>6</w:t>
            </w:r>
          </w:p>
        </w:tc>
        <w:tc>
          <w:tcPr>
            <w:tcW w:w="1440" w:type="dxa"/>
            <w:shd w:val="clear" w:color="auto" w:fill="DAEEF3"/>
            <w:vAlign w:val="center"/>
          </w:tcPr>
          <w:p w:rsidR="005A7FE3" w:rsidRPr="005A7FE3" w:rsidRDefault="005A7FE3" w:rsidP="005A7FE3">
            <w:pPr>
              <w:spacing w:after="0" w:line="360" w:lineRule="auto"/>
              <w:jc w:val="both"/>
              <w:rPr>
                <w:rFonts w:ascii="Times New Roman" w:hAnsi="Times New Roman" w:cs="Times New Roman"/>
                <w:sz w:val="24"/>
                <w:szCs w:val="24"/>
              </w:rPr>
            </w:pPr>
            <w:r w:rsidRPr="005A7FE3">
              <w:rPr>
                <w:rStyle w:val="Strong"/>
                <w:rFonts w:ascii="Times New Roman" w:hAnsi="Times New Roman" w:cs="Times New Roman"/>
                <w:b w:val="0"/>
                <w:sz w:val="24"/>
                <w:szCs w:val="24"/>
              </w:rPr>
              <w:t>EN</w:t>
            </w:r>
          </w:p>
        </w:tc>
        <w:tc>
          <w:tcPr>
            <w:tcW w:w="5940" w:type="dxa"/>
            <w:shd w:val="clear" w:color="auto" w:fill="DAEEF3"/>
            <w:vAlign w:val="center"/>
          </w:tcPr>
          <w:p w:rsidR="005A7FE3" w:rsidRPr="005A7FE3" w:rsidRDefault="005A7FE3" w:rsidP="005A7FE3">
            <w:pPr>
              <w:spacing w:after="0" w:line="360" w:lineRule="auto"/>
              <w:jc w:val="both"/>
              <w:rPr>
                <w:rFonts w:ascii="Times New Roman" w:hAnsi="Times New Roman" w:cs="Times New Roman"/>
                <w:sz w:val="24"/>
                <w:szCs w:val="24"/>
              </w:rPr>
            </w:pPr>
            <w:r w:rsidRPr="005A7FE3">
              <w:rPr>
                <w:rFonts w:ascii="Times New Roman" w:hAnsi="Times New Roman" w:cs="Times New Roman"/>
                <w:sz w:val="24"/>
                <w:szCs w:val="24"/>
              </w:rPr>
              <w:t>Enable signal</w:t>
            </w:r>
          </w:p>
        </w:tc>
      </w:tr>
      <w:tr w:rsidR="005A7FE3" w:rsidRPr="005A7FE3" w:rsidTr="000E439B">
        <w:trPr>
          <w:trHeight w:val="432"/>
        </w:trPr>
        <w:tc>
          <w:tcPr>
            <w:tcW w:w="1638" w:type="dxa"/>
            <w:shd w:val="clear" w:color="auto" w:fill="DAEEF3"/>
            <w:vAlign w:val="center"/>
          </w:tcPr>
          <w:p w:rsidR="005A7FE3" w:rsidRPr="005A7FE3" w:rsidRDefault="005A7FE3" w:rsidP="005A7FE3">
            <w:pPr>
              <w:spacing w:after="0" w:line="360" w:lineRule="auto"/>
              <w:jc w:val="both"/>
              <w:rPr>
                <w:rFonts w:ascii="Times New Roman" w:hAnsi="Times New Roman" w:cs="Times New Roman"/>
                <w:sz w:val="24"/>
                <w:szCs w:val="24"/>
              </w:rPr>
            </w:pPr>
            <w:r w:rsidRPr="005A7FE3">
              <w:rPr>
                <w:rFonts w:ascii="Times New Roman" w:hAnsi="Times New Roman" w:cs="Times New Roman"/>
                <w:sz w:val="24"/>
                <w:szCs w:val="24"/>
              </w:rPr>
              <w:t>7</w:t>
            </w:r>
          </w:p>
        </w:tc>
        <w:tc>
          <w:tcPr>
            <w:tcW w:w="1440" w:type="dxa"/>
            <w:shd w:val="clear" w:color="auto" w:fill="DAEEF3"/>
            <w:vAlign w:val="center"/>
          </w:tcPr>
          <w:p w:rsidR="005A7FE3" w:rsidRPr="005A7FE3" w:rsidRDefault="005A7FE3" w:rsidP="005A7FE3">
            <w:pPr>
              <w:spacing w:after="0" w:line="360" w:lineRule="auto"/>
              <w:jc w:val="both"/>
              <w:rPr>
                <w:rFonts w:ascii="Times New Roman" w:hAnsi="Times New Roman" w:cs="Times New Roman"/>
                <w:sz w:val="24"/>
                <w:szCs w:val="24"/>
              </w:rPr>
            </w:pPr>
            <w:r w:rsidRPr="005A7FE3">
              <w:rPr>
                <w:rStyle w:val="Strong"/>
                <w:rFonts w:ascii="Times New Roman" w:hAnsi="Times New Roman" w:cs="Times New Roman"/>
                <w:b w:val="0"/>
                <w:sz w:val="24"/>
                <w:szCs w:val="24"/>
              </w:rPr>
              <w:t>D0</w:t>
            </w:r>
          </w:p>
        </w:tc>
        <w:tc>
          <w:tcPr>
            <w:tcW w:w="5940" w:type="dxa"/>
            <w:shd w:val="clear" w:color="auto" w:fill="DAEEF3"/>
            <w:vAlign w:val="center"/>
          </w:tcPr>
          <w:p w:rsidR="005A7FE3" w:rsidRPr="005A7FE3" w:rsidRDefault="005A7FE3" w:rsidP="005A7FE3">
            <w:pPr>
              <w:spacing w:after="0" w:line="360" w:lineRule="auto"/>
              <w:jc w:val="both"/>
              <w:rPr>
                <w:rFonts w:ascii="Times New Roman" w:hAnsi="Times New Roman" w:cs="Times New Roman"/>
                <w:sz w:val="24"/>
                <w:szCs w:val="24"/>
              </w:rPr>
            </w:pPr>
            <w:r w:rsidRPr="005A7FE3">
              <w:rPr>
                <w:rFonts w:ascii="Times New Roman" w:hAnsi="Times New Roman" w:cs="Times New Roman"/>
                <w:sz w:val="24"/>
                <w:szCs w:val="24"/>
              </w:rPr>
              <w:t>Data bus line 0 (LSB)</w:t>
            </w:r>
          </w:p>
        </w:tc>
      </w:tr>
      <w:tr w:rsidR="005A7FE3" w:rsidRPr="005A7FE3" w:rsidTr="000E439B">
        <w:trPr>
          <w:trHeight w:val="432"/>
        </w:trPr>
        <w:tc>
          <w:tcPr>
            <w:tcW w:w="1638" w:type="dxa"/>
            <w:shd w:val="clear" w:color="auto" w:fill="DAEEF3"/>
            <w:vAlign w:val="center"/>
          </w:tcPr>
          <w:p w:rsidR="005A7FE3" w:rsidRPr="005A7FE3" w:rsidRDefault="005A7FE3" w:rsidP="005A7FE3">
            <w:pPr>
              <w:spacing w:after="0" w:line="360" w:lineRule="auto"/>
              <w:jc w:val="both"/>
              <w:rPr>
                <w:rFonts w:ascii="Times New Roman" w:hAnsi="Times New Roman" w:cs="Times New Roman"/>
                <w:sz w:val="24"/>
                <w:szCs w:val="24"/>
              </w:rPr>
            </w:pPr>
            <w:r w:rsidRPr="005A7FE3">
              <w:rPr>
                <w:rFonts w:ascii="Times New Roman" w:hAnsi="Times New Roman" w:cs="Times New Roman"/>
                <w:sz w:val="24"/>
                <w:szCs w:val="24"/>
              </w:rPr>
              <w:t>8</w:t>
            </w:r>
          </w:p>
        </w:tc>
        <w:tc>
          <w:tcPr>
            <w:tcW w:w="1440" w:type="dxa"/>
            <w:shd w:val="clear" w:color="auto" w:fill="DAEEF3"/>
            <w:vAlign w:val="center"/>
          </w:tcPr>
          <w:p w:rsidR="005A7FE3" w:rsidRPr="005A7FE3" w:rsidRDefault="005A7FE3" w:rsidP="005A7FE3">
            <w:pPr>
              <w:spacing w:after="0" w:line="360" w:lineRule="auto"/>
              <w:jc w:val="both"/>
              <w:rPr>
                <w:rFonts w:ascii="Times New Roman" w:hAnsi="Times New Roman" w:cs="Times New Roman"/>
                <w:sz w:val="24"/>
                <w:szCs w:val="24"/>
              </w:rPr>
            </w:pPr>
            <w:r w:rsidRPr="005A7FE3">
              <w:rPr>
                <w:rStyle w:val="Strong"/>
                <w:rFonts w:ascii="Times New Roman" w:hAnsi="Times New Roman" w:cs="Times New Roman"/>
                <w:b w:val="0"/>
                <w:sz w:val="24"/>
                <w:szCs w:val="24"/>
              </w:rPr>
              <w:t>D1</w:t>
            </w:r>
          </w:p>
        </w:tc>
        <w:tc>
          <w:tcPr>
            <w:tcW w:w="5940" w:type="dxa"/>
            <w:shd w:val="clear" w:color="auto" w:fill="DAEEF3"/>
            <w:vAlign w:val="center"/>
          </w:tcPr>
          <w:p w:rsidR="005A7FE3" w:rsidRPr="005A7FE3" w:rsidRDefault="005A7FE3" w:rsidP="005A7FE3">
            <w:pPr>
              <w:spacing w:after="0" w:line="360" w:lineRule="auto"/>
              <w:jc w:val="both"/>
              <w:rPr>
                <w:rFonts w:ascii="Times New Roman" w:hAnsi="Times New Roman" w:cs="Times New Roman"/>
                <w:sz w:val="24"/>
                <w:szCs w:val="24"/>
              </w:rPr>
            </w:pPr>
            <w:r w:rsidRPr="005A7FE3">
              <w:rPr>
                <w:rFonts w:ascii="Times New Roman" w:hAnsi="Times New Roman" w:cs="Times New Roman"/>
                <w:sz w:val="24"/>
                <w:szCs w:val="24"/>
              </w:rPr>
              <w:t>Data bus line 1</w:t>
            </w:r>
          </w:p>
        </w:tc>
      </w:tr>
      <w:tr w:rsidR="005A7FE3" w:rsidRPr="005A7FE3" w:rsidTr="000E439B">
        <w:trPr>
          <w:trHeight w:val="432"/>
        </w:trPr>
        <w:tc>
          <w:tcPr>
            <w:tcW w:w="1638" w:type="dxa"/>
            <w:shd w:val="clear" w:color="auto" w:fill="DAEEF3"/>
            <w:vAlign w:val="center"/>
          </w:tcPr>
          <w:p w:rsidR="005A7FE3" w:rsidRPr="005A7FE3" w:rsidRDefault="005A7FE3" w:rsidP="005A7FE3">
            <w:pPr>
              <w:spacing w:after="0" w:line="360" w:lineRule="auto"/>
              <w:jc w:val="both"/>
              <w:rPr>
                <w:rFonts w:ascii="Times New Roman" w:hAnsi="Times New Roman" w:cs="Times New Roman"/>
                <w:sz w:val="24"/>
                <w:szCs w:val="24"/>
              </w:rPr>
            </w:pPr>
            <w:r w:rsidRPr="005A7FE3">
              <w:rPr>
                <w:rFonts w:ascii="Times New Roman" w:hAnsi="Times New Roman" w:cs="Times New Roman"/>
                <w:sz w:val="24"/>
                <w:szCs w:val="24"/>
              </w:rPr>
              <w:t>9</w:t>
            </w:r>
          </w:p>
        </w:tc>
        <w:tc>
          <w:tcPr>
            <w:tcW w:w="1440" w:type="dxa"/>
            <w:shd w:val="clear" w:color="auto" w:fill="DAEEF3"/>
            <w:vAlign w:val="center"/>
          </w:tcPr>
          <w:p w:rsidR="005A7FE3" w:rsidRPr="005A7FE3" w:rsidRDefault="005A7FE3" w:rsidP="005A7FE3">
            <w:pPr>
              <w:spacing w:after="0" w:line="360" w:lineRule="auto"/>
              <w:jc w:val="both"/>
              <w:rPr>
                <w:rFonts w:ascii="Times New Roman" w:hAnsi="Times New Roman" w:cs="Times New Roman"/>
                <w:sz w:val="24"/>
                <w:szCs w:val="24"/>
              </w:rPr>
            </w:pPr>
            <w:r w:rsidRPr="005A7FE3">
              <w:rPr>
                <w:rStyle w:val="Strong"/>
                <w:rFonts w:ascii="Times New Roman" w:hAnsi="Times New Roman" w:cs="Times New Roman"/>
                <w:b w:val="0"/>
                <w:sz w:val="24"/>
                <w:szCs w:val="24"/>
              </w:rPr>
              <w:t>D2</w:t>
            </w:r>
          </w:p>
        </w:tc>
        <w:tc>
          <w:tcPr>
            <w:tcW w:w="5940" w:type="dxa"/>
            <w:shd w:val="clear" w:color="auto" w:fill="DAEEF3"/>
            <w:vAlign w:val="center"/>
          </w:tcPr>
          <w:p w:rsidR="005A7FE3" w:rsidRPr="005A7FE3" w:rsidRDefault="005A7FE3" w:rsidP="005A7FE3">
            <w:pPr>
              <w:spacing w:after="0" w:line="360" w:lineRule="auto"/>
              <w:jc w:val="both"/>
              <w:rPr>
                <w:rFonts w:ascii="Times New Roman" w:hAnsi="Times New Roman" w:cs="Times New Roman"/>
                <w:sz w:val="24"/>
                <w:szCs w:val="24"/>
              </w:rPr>
            </w:pPr>
            <w:r w:rsidRPr="005A7FE3">
              <w:rPr>
                <w:rFonts w:ascii="Times New Roman" w:hAnsi="Times New Roman" w:cs="Times New Roman"/>
                <w:sz w:val="24"/>
                <w:szCs w:val="24"/>
              </w:rPr>
              <w:t>Data bus line 2</w:t>
            </w:r>
          </w:p>
        </w:tc>
      </w:tr>
      <w:tr w:rsidR="005A7FE3" w:rsidRPr="005A7FE3" w:rsidTr="000E439B">
        <w:trPr>
          <w:trHeight w:val="432"/>
        </w:trPr>
        <w:tc>
          <w:tcPr>
            <w:tcW w:w="1638" w:type="dxa"/>
            <w:shd w:val="clear" w:color="auto" w:fill="DAEEF3"/>
            <w:vAlign w:val="center"/>
          </w:tcPr>
          <w:p w:rsidR="005A7FE3" w:rsidRPr="005A7FE3" w:rsidRDefault="005A7FE3" w:rsidP="005A7FE3">
            <w:pPr>
              <w:spacing w:after="0" w:line="360" w:lineRule="auto"/>
              <w:jc w:val="both"/>
              <w:rPr>
                <w:rFonts w:ascii="Times New Roman" w:hAnsi="Times New Roman" w:cs="Times New Roman"/>
                <w:sz w:val="24"/>
                <w:szCs w:val="24"/>
              </w:rPr>
            </w:pPr>
            <w:r w:rsidRPr="005A7FE3">
              <w:rPr>
                <w:rFonts w:ascii="Times New Roman" w:hAnsi="Times New Roman" w:cs="Times New Roman"/>
                <w:sz w:val="24"/>
                <w:szCs w:val="24"/>
              </w:rPr>
              <w:t>10</w:t>
            </w:r>
          </w:p>
        </w:tc>
        <w:tc>
          <w:tcPr>
            <w:tcW w:w="1440" w:type="dxa"/>
            <w:shd w:val="clear" w:color="auto" w:fill="DAEEF3"/>
            <w:vAlign w:val="center"/>
          </w:tcPr>
          <w:p w:rsidR="005A7FE3" w:rsidRPr="005A7FE3" w:rsidRDefault="005A7FE3" w:rsidP="005A7FE3">
            <w:pPr>
              <w:spacing w:after="0" w:line="360" w:lineRule="auto"/>
              <w:jc w:val="both"/>
              <w:rPr>
                <w:rFonts w:ascii="Times New Roman" w:hAnsi="Times New Roman" w:cs="Times New Roman"/>
                <w:sz w:val="24"/>
                <w:szCs w:val="24"/>
              </w:rPr>
            </w:pPr>
            <w:r w:rsidRPr="005A7FE3">
              <w:rPr>
                <w:rStyle w:val="Strong"/>
                <w:rFonts w:ascii="Times New Roman" w:hAnsi="Times New Roman" w:cs="Times New Roman"/>
                <w:b w:val="0"/>
                <w:sz w:val="24"/>
                <w:szCs w:val="24"/>
              </w:rPr>
              <w:t>D3</w:t>
            </w:r>
          </w:p>
        </w:tc>
        <w:tc>
          <w:tcPr>
            <w:tcW w:w="5940" w:type="dxa"/>
            <w:shd w:val="clear" w:color="auto" w:fill="DAEEF3"/>
            <w:vAlign w:val="center"/>
          </w:tcPr>
          <w:p w:rsidR="005A7FE3" w:rsidRPr="005A7FE3" w:rsidRDefault="005A7FE3" w:rsidP="005A7FE3">
            <w:pPr>
              <w:spacing w:after="0" w:line="360" w:lineRule="auto"/>
              <w:jc w:val="both"/>
              <w:rPr>
                <w:rFonts w:ascii="Times New Roman" w:hAnsi="Times New Roman" w:cs="Times New Roman"/>
                <w:sz w:val="24"/>
                <w:szCs w:val="24"/>
              </w:rPr>
            </w:pPr>
            <w:r w:rsidRPr="005A7FE3">
              <w:rPr>
                <w:rFonts w:ascii="Times New Roman" w:hAnsi="Times New Roman" w:cs="Times New Roman"/>
                <w:sz w:val="24"/>
                <w:szCs w:val="24"/>
              </w:rPr>
              <w:t>Data bus line 3</w:t>
            </w:r>
          </w:p>
        </w:tc>
      </w:tr>
      <w:tr w:rsidR="005A7FE3" w:rsidRPr="005A7FE3" w:rsidTr="000E439B">
        <w:trPr>
          <w:trHeight w:val="432"/>
        </w:trPr>
        <w:tc>
          <w:tcPr>
            <w:tcW w:w="1638" w:type="dxa"/>
            <w:shd w:val="clear" w:color="auto" w:fill="DAEEF3"/>
            <w:vAlign w:val="center"/>
          </w:tcPr>
          <w:p w:rsidR="005A7FE3" w:rsidRPr="005A7FE3" w:rsidRDefault="005A7FE3" w:rsidP="005A7FE3">
            <w:pPr>
              <w:spacing w:after="0" w:line="360" w:lineRule="auto"/>
              <w:jc w:val="both"/>
              <w:rPr>
                <w:rFonts w:ascii="Times New Roman" w:hAnsi="Times New Roman" w:cs="Times New Roman"/>
                <w:sz w:val="24"/>
                <w:szCs w:val="24"/>
              </w:rPr>
            </w:pPr>
            <w:r w:rsidRPr="005A7FE3">
              <w:rPr>
                <w:rFonts w:ascii="Times New Roman" w:hAnsi="Times New Roman" w:cs="Times New Roman"/>
                <w:sz w:val="24"/>
                <w:szCs w:val="24"/>
              </w:rPr>
              <w:t>11</w:t>
            </w:r>
          </w:p>
        </w:tc>
        <w:tc>
          <w:tcPr>
            <w:tcW w:w="1440" w:type="dxa"/>
            <w:shd w:val="clear" w:color="auto" w:fill="DAEEF3"/>
            <w:vAlign w:val="center"/>
          </w:tcPr>
          <w:p w:rsidR="005A7FE3" w:rsidRPr="005A7FE3" w:rsidRDefault="005A7FE3" w:rsidP="005A7FE3">
            <w:pPr>
              <w:spacing w:after="0" w:line="360" w:lineRule="auto"/>
              <w:jc w:val="both"/>
              <w:rPr>
                <w:rFonts w:ascii="Times New Roman" w:hAnsi="Times New Roman" w:cs="Times New Roman"/>
                <w:sz w:val="24"/>
                <w:szCs w:val="24"/>
              </w:rPr>
            </w:pPr>
            <w:r w:rsidRPr="005A7FE3">
              <w:rPr>
                <w:rStyle w:val="Strong"/>
                <w:rFonts w:ascii="Times New Roman" w:hAnsi="Times New Roman" w:cs="Times New Roman"/>
                <w:b w:val="0"/>
                <w:sz w:val="24"/>
                <w:szCs w:val="24"/>
              </w:rPr>
              <w:t>D4</w:t>
            </w:r>
          </w:p>
        </w:tc>
        <w:tc>
          <w:tcPr>
            <w:tcW w:w="5940" w:type="dxa"/>
            <w:shd w:val="clear" w:color="auto" w:fill="DAEEF3"/>
            <w:vAlign w:val="center"/>
          </w:tcPr>
          <w:p w:rsidR="005A7FE3" w:rsidRPr="005A7FE3" w:rsidRDefault="005A7FE3" w:rsidP="005A7FE3">
            <w:pPr>
              <w:spacing w:after="0" w:line="360" w:lineRule="auto"/>
              <w:jc w:val="both"/>
              <w:rPr>
                <w:rFonts w:ascii="Times New Roman" w:hAnsi="Times New Roman" w:cs="Times New Roman"/>
                <w:sz w:val="24"/>
                <w:szCs w:val="24"/>
              </w:rPr>
            </w:pPr>
            <w:r w:rsidRPr="005A7FE3">
              <w:rPr>
                <w:rFonts w:ascii="Times New Roman" w:hAnsi="Times New Roman" w:cs="Times New Roman"/>
                <w:sz w:val="24"/>
                <w:szCs w:val="24"/>
              </w:rPr>
              <w:t>Data bus line 4</w:t>
            </w:r>
          </w:p>
        </w:tc>
      </w:tr>
      <w:tr w:rsidR="005A7FE3" w:rsidRPr="005A7FE3" w:rsidTr="000E439B">
        <w:trPr>
          <w:trHeight w:val="432"/>
        </w:trPr>
        <w:tc>
          <w:tcPr>
            <w:tcW w:w="1638" w:type="dxa"/>
            <w:shd w:val="clear" w:color="auto" w:fill="DAEEF3"/>
            <w:vAlign w:val="center"/>
          </w:tcPr>
          <w:p w:rsidR="005A7FE3" w:rsidRPr="005A7FE3" w:rsidRDefault="005A7FE3" w:rsidP="005A7FE3">
            <w:pPr>
              <w:spacing w:after="0" w:line="360" w:lineRule="auto"/>
              <w:jc w:val="both"/>
              <w:rPr>
                <w:rFonts w:ascii="Times New Roman" w:hAnsi="Times New Roman" w:cs="Times New Roman"/>
                <w:sz w:val="24"/>
                <w:szCs w:val="24"/>
              </w:rPr>
            </w:pPr>
            <w:r w:rsidRPr="005A7FE3">
              <w:rPr>
                <w:rFonts w:ascii="Times New Roman" w:hAnsi="Times New Roman" w:cs="Times New Roman"/>
                <w:sz w:val="24"/>
                <w:szCs w:val="24"/>
              </w:rPr>
              <w:t>12</w:t>
            </w:r>
          </w:p>
        </w:tc>
        <w:tc>
          <w:tcPr>
            <w:tcW w:w="1440" w:type="dxa"/>
            <w:shd w:val="clear" w:color="auto" w:fill="DAEEF3"/>
            <w:vAlign w:val="center"/>
          </w:tcPr>
          <w:p w:rsidR="005A7FE3" w:rsidRPr="005A7FE3" w:rsidRDefault="005A7FE3" w:rsidP="005A7FE3">
            <w:pPr>
              <w:spacing w:after="0" w:line="360" w:lineRule="auto"/>
              <w:jc w:val="both"/>
              <w:rPr>
                <w:rFonts w:ascii="Times New Roman" w:hAnsi="Times New Roman" w:cs="Times New Roman"/>
                <w:sz w:val="24"/>
                <w:szCs w:val="24"/>
              </w:rPr>
            </w:pPr>
            <w:r w:rsidRPr="005A7FE3">
              <w:rPr>
                <w:rStyle w:val="Strong"/>
                <w:rFonts w:ascii="Times New Roman" w:hAnsi="Times New Roman" w:cs="Times New Roman"/>
                <w:b w:val="0"/>
                <w:sz w:val="24"/>
                <w:szCs w:val="24"/>
              </w:rPr>
              <w:t>D5</w:t>
            </w:r>
          </w:p>
        </w:tc>
        <w:tc>
          <w:tcPr>
            <w:tcW w:w="5940" w:type="dxa"/>
            <w:shd w:val="clear" w:color="auto" w:fill="DAEEF3"/>
            <w:vAlign w:val="center"/>
          </w:tcPr>
          <w:p w:rsidR="005A7FE3" w:rsidRPr="005A7FE3" w:rsidRDefault="005A7FE3" w:rsidP="005A7FE3">
            <w:pPr>
              <w:spacing w:after="0" w:line="360" w:lineRule="auto"/>
              <w:jc w:val="both"/>
              <w:rPr>
                <w:rFonts w:ascii="Times New Roman" w:hAnsi="Times New Roman" w:cs="Times New Roman"/>
                <w:sz w:val="24"/>
                <w:szCs w:val="24"/>
              </w:rPr>
            </w:pPr>
            <w:r w:rsidRPr="005A7FE3">
              <w:rPr>
                <w:rFonts w:ascii="Times New Roman" w:hAnsi="Times New Roman" w:cs="Times New Roman"/>
                <w:sz w:val="24"/>
                <w:szCs w:val="24"/>
              </w:rPr>
              <w:t>Data bus line 5</w:t>
            </w:r>
          </w:p>
        </w:tc>
      </w:tr>
      <w:tr w:rsidR="005A7FE3" w:rsidRPr="005A7FE3" w:rsidTr="000E439B">
        <w:trPr>
          <w:trHeight w:val="432"/>
        </w:trPr>
        <w:tc>
          <w:tcPr>
            <w:tcW w:w="1638" w:type="dxa"/>
            <w:shd w:val="clear" w:color="auto" w:fill="DAEEF3"/>
            <w:vAlign w:val="center"/>
          </w:tcPr>
          <w:p w:rsidR="005A7FE3" w:rsidRPr="005A7FE3" w:rsidRDefault="005A7FE3" w:rsidP="005A7FE3">
            <w:pPr>
              <w:spacing w:after="0" w:line="360" w:lineRule="auto"/>
              <w:jc w:val="both"/>
              <w:rPr>
                <w:rFonts w:ascii="Times New Roman" w:hAnsi="Times New Roman" w:cs="Times New Roman"/>
                <w:sz w:val="24"/>
                <w:szCs w:val="24"/>
              </w:rPr>
            </w:pPr>
            <w:r w:rsidRPr="005A7FE3">
              <w:rPr>
                <w:rFonts w:ascii="Times New Roman" w:hAnsi="Times New Roman" w:cs="Times New Roman"/>
                <w:sz w:val="24"/>
                <w:szCs w:val="24"/>
              </w:rPr>
              <w:t>13</w:t>
            </w:r>
          </w:p>
        </w:tc>
        <w:tc>
          <w:tcPr>
            <w:tcW w:w="1440" w:type="dxa"/>
            <w:shd w:val="clear" w:color="auto" w:fill="DAEEF3"/>
            <w:vAlign w:val="center"/>
          </w:tcPr>
          <w:p w:rsidR="005A7FE3" w:rsidRPr="005A7FE3" w:rsidRDefault="005A7FE3" w:rsidP="005A7FE3">
            <w:pPr>
              <w:spacing w:after="0" w:line="360" w:lineRule="auto"/>
              <w:jc w:val="both"/>
              <w:rPr>
                <w:rFonts w:ascii="Times New Roman" w:hAnsi="Times New Roman" w:cs="Times New Roman"/>
                <w:sz w:val="24"/>
                <w:szCs w:val="24"/>
              </w:rPr>
            </w:pPr>
            <w:r w:rsidRPr="005A7FE3">
              <w:rPr>
                <w:rStyle w:val="Strong"/>
                <w:rFonts w:ascii="Times New Roman" w:hAnsi="Times New Roman" w:cs="Times New Roman"/>
                <w:b w:val="0"/>
                <w:sz w:val="24"/>
                <w:szCs w:val="24"/>
              </w:rPr>
              <w:t>D6</w:t>
            </w:r>
          </w:p>
        </w:tc>
        <w:tc>
          <w:tcPr>
            <w:tcW w:w="5940" w:type="dxa"/>
            <w:shd w:val="clear" w:color="auto" w:fill="DAEEF3"/>
            <w:vAlign w:val="center"/>
          </w:tcPr>
          <w:p w:rsidR="005A7FE3" w:rsidRPr="005A7FE3" w:rsidRDefault="005A7FE3" w:rsidP="005A7FE3">
            <w:pPr>
              <w:spacing w:after="0" w:line="360" w:lineRule="auto"/>
              <w:jc w:val="both"/>
              <w:rPr>
                <w:rFonts w:ascii="Times New Roman" w:hAnsi="Times New Roman" w:cs="Times New Roman"/>
                <w:sz w:val="24"/>
                <w:szCs w:val="24"/>
              </w:rPr>
            </w:pPr>
            <w:r w:rsidRPr="005A7FE3">
              <w:rPr>
                <w:rFonts w:ascii="Times New Roman" w:hAnsi="Times New Roman" w:cs="Times New Roman"/>
                <w:sz w:val="24"/>
                <w:szCs w:val="24"/>
              </w:rPr>
              <w:t>Data bus line 6</w:t>
            </w:r>
          </w:p>
        </w:tc>
      </w:tr>
      <w:tr w:rsidR="005A7FE3" w:rsidRPr="005A7FE3" w:rsidTr="000E439B">
        <w:trPr>
          <w:trHeight w:val="432"/>
        </w:trPr>
        <w:tc>
          <w:tcPr>
            <w:tcW w:w="1638" w:type="dxa"/>
            <w:shd w:val="clear" w:color="auto" w:fill="DAEEF3"/>
            <w:vAlign w:val="center"/>
          </w:tcPr>
          <w:p w:rsidR="005A7FE3" w:rsidRPr="005A7FE3" w:rsidRDefault="005A7FE3" w:rsidP="005A7FE3">
            <w:pPr>
              <w:spacing w:after="0" w:line="360" w:lineRule="auto"/>
              <w:jc w:val="both"/>
              <w:rPr>
                <w:rFonts w:ascii="Times New Roman" w:hAnsi="Times New Roman" w:cs="Times New Roman"/>
                <w:sz w:val="24"/>
                <w:szCs w:val="24"/>
              </w:rPr>
            </w:pPr>
            <w:r w:rsidRPr="005A7FE3">
              <w:rPr>
                <w:rFonts w:ascii="Times New Roman" w:hAnsi="Times New Roman" w:cs="Times New Roman"/>
                <w:sz w:val="24"/>
                <w:szCs w:val="24"/>
              </w:rPr>
              <w:t>14</w:t>
            </w:r>
          </w:p>
        </w:tc>
        <w:tc>
          <w:tcPr>
            <w:tcW w:w="1440" w:type="dxa"/>
            <w:shd w:val="clear" w:color="auto" w:fill="DAEEF3"/>
            <w:vAlign w:val="center"/>
          </w:tcPr>
          <w:p w:rsidR="005A7FE3" w:rsidRPr="005A7FE3" w:rsidRDefault="005A7FE3" w:rsidP="005A7FE3">
            <w:pPr>
              <w:spacing w:after="0" w:line="360" w:lineRule="auto"/>
              <w:jc w:val="both"/>
              <w:rPr>
                <w:rFonts w:ascii="Times New Roman" w:hAnsi="Times New Roman" w:cs="Times New Roman"/>
                <w:sz w:val="24"/>
                <w:szCs w:val="24"/>
              </w:rPr>
            </w:pPr>
            <w:r w:rsidRPr="005A7FE3">
              <w:rPr>
                <w:rStyle w:val="Strong"/>
                <w:rFonts w:ascii="Times New Roman" w:hAnsi="Times New Roman" w:cs="Times New Roman"/>
                <w:b w:val="0"/>
                <w:sz w:val="24"/>
                <w:szCs w:val="24"/>
              </w:rPr>
              <w:t>D7</w:t>
            </w:r>
          </w:p>
        </w:tc>
        <w:tc>
          <w:tcPr>
            <w:tcW w:w="5940" w:type="dxa"/>
            <w:shd w:val="clear" w:color="auto" w:fill="DAEEF3"/>
            <w:vAlign w:val="center"/>
          </w:tcPr>
          <w:p w:rsidR="005A7FE3" w:rsidRPr="005A7FE3" w:rsidRDefault="005A7FE3" w:rsidP="005A7FE3">
            <w:pPr>
              <w:spacing w:after="0" w:line="360" w:lineRule="auto"/>
              <w:jc w:val="both"/>
              <w:rPr>
                <w:rFonts w:ascii="Times New Roman" w:hAnsi="Times New Roman" w:cs="Times New Roman"/>
                <w:sz w:val="24"/>
                <w:szCs w:val="24"/>
              </w:rPr>
            </w:pPr>
            <w:r w:rsidRPr="005A7FE3">
              <w:rPr>
                <w:rFonts w:ascii="Times New Roman" w:hAnsi="Times New Roman" w:cs="Times New Roman"/>
                <w:sz w:val="24"/>
                <w:szCs w:val="24"/>
              </w:rPr>
              <w:t>Data bus line 7 (MSB)</w:t>
            </w:r>
          </w:p>
        </w:tc>
      </w:tr>
      <w:tr w:rsidR="005A7FE3" w:rsidRPr="005A7FE3" w:rsidTr="000E439B">
        <w:trPr>
          <w:trHeight w:val="432"/>
        </w:trPr>
        <w:tc>
          <w:tcPr>
            <w:tcW w:w="1638" w:type="dxa"/>
            <w:shd w:val="clear" w:color="auto" w:fill="DAEEF3"/>
            <w:vAlign w:val="center"/>
          </w:tcPr>
          <w:p w:rsidR="005A7FE3" w:rsidRPr="005A7FE3" w:rsidRDefault="005A7FE3" w:rsidP="005A7FE3">
            <w:pPr>
              <w:spacing w:after="0" w:line="360" w:lineRule="auto"/>
              <w:jc w:val="both"/>
              <w:rPr>
                <w:rFonts w:ascii="Times New Roman" w:hAnsi="Times New Roman" w:cs="Times New Roman"/>
                <w:sz w:val="24"/>
                <w:szCs w:val="24"/>
              </w:rPr>
            </w:pPr>
            <w:r w:rsidRPr="005A7FE3">
              <w:rPr>
                <w:rFonts w:ascii="Times New Roman" w:hAnsi="Times New Roman" w:cs="Times New Roman"/>
                <w:sz w:val="24"/>
                <w:szCs w:val="24"/>
              </w:rPr>
              <w:t>15</w:t>
            </w:r>
          </w:p>
        </w:tc>
        <w:tc>
          <w:tcPr>
            <w:tcW w:w="1440" w:type="dxa"/>
            <w:shd w:val="clear" w:color="auto" w:fill="DAEEF3"/>
            <w:vAlign w:val="center"/>
          </w:tcPr>
          <w:p w:rsidR="005A7FE3" w:rsidRPr="005A7FE3" w:rsidRDefault="005A7FE3" w:rsidP="005A7FE3">
            <w:pPr>
              <w:spacing w:after="0" w:line="360" w:lineRule="auto"/>
              <w:jc w:val="both"/>
              <w:rPr>
                <w:rStyle w:val="Strong"/>
                <w:rFonts w:ascii="Times New Roman" w:hAnsi="Times New Roman" w:cs="Times New Roman"/>
                <w:b w:val="0"/>
                <w:sz w:val="24"/>
                <w:szCs w:val="24"/>
              </w:rPr>
            </w:pPr>
            <w:r w:rsidRPr="005A7FE3">
              <w:rPr>
                <w:rStyle w:val="Strong"/>
                <w:rFonts w:ascii="Times New Roman" w:hAnsi="Times New Roman" w:cs="Times New Roman"/>
                <w:b w:val="0"/>
                <w:sz w:val="24"/>
                <w:szCs w:val="24"/>
              </w:rPr>
              <w:t>LED+</w:t>
            </w:r>
          </w:p>
        </w:tc>
        <w:tc>
          <w:tcPr>
            <w:tcW w:w="5940" w:type="dxa"/>
            <w:shd w:val="clear" w:color="auto" w:fill="DAEEF3"/>
            <w:vAlign w:val="center"/>
          </w:tcPr>
          <w:p w:rsidR="005A7FE3" w:rsidRPr="005A7FE3" w:rsidRDefault="005A7FE3" w:rsidP="005A7FE3">
            <w:pPr>
              <w:spacing w:after="0" w:line="360" w:lineRule="auto"/>
              <w:jc w:val="both"/>
              <w:rPr>
                <w:rFonts w:ascii="Times New Roman" w:hAnsi="Times New Roman" w:cs="Times New Roman"/>
                <w:sz w:val="24"/>
                <w:szCs w:val="24"/>
              </w:rPr>
            </w:pPr>
            <w:r w:rsidRPr="005A7FE3">
              <w:rPr>
                <w:rFonts w:ascii="Times New Roman" w:hAnsi="Times New Roman" w:cs="Times New Roman"/>
                <w:sz w:val="24"/>
                <w:szCs w:val="24"/>
              </w:rPr>
              <w:t>Back Light VCC</w:t>
            </w:r>
          </w:p>
        </w:tc>
      </w:tr>
      <w:tr w:rsidR="005A7FE3" w:rsidRPr="005A7FE3" w:rsidTr="000E439B">
        <w:trPr>
          <w:trHeight w:val="432"/>
        </w:trPr>
        <w:tc>
          <w:tcPr>
            <w:tcW w:w="1638" w:type="dxa"/>
            <w:shd w:val="clear" w:color="auto" w:fill="DAEEF3"/>
            <w:vAlign w:val="center"/>
          </w:tcPr>
          <w:p w:rsidR="005A7FE3" w:rsidRPr="005A7FE3" w:rsidRDefault="005A7FE3" w:rsidP="005A7FE3">
            <w:pPr>
              <w:spacing w:after="0" w:line="360" w:lineRule="auto"/>
              <w:jc w:val="both"/>
              <w:rPr>
                <w:rFonts w:ascii="Times New Roman" w:hAnsi="Times New Roman" w:cs="Times New Roman"/>
                <w:sz w:val="24"/>
                <w:szCs w:val="24"/>
              </w:rPr>
            </w:pPr>
            <w:r w:rsidRPr="005A7FE3">
              <w:rPr>
                <w:rFonts w:ascii="Times New Roman" w:hAnsi="Times New Roman" w:cs="Times New Roman"/>
                <w:sz w:val="24"/>
                <w:szCs w:val="24"/>
              </w:rPr>
              <w:t>16</w:t>
            </w:r>
          </w:p>
        </w:tc>
        <w:tc>
          <w:tcPr>
            <w:tcW w:w="1440" w:type="dxa"/>
            <w:shd w:val="clear" w:color="auto" w:fill="DAEEF3"/>
            <w:vAlign w:val="center"/>
          </w:tcPr>
          <w:p w:rsidR="005A7FE3" w:rsidRPr="005A7FE3" w:rsidRDefault="005A7FE3" w:rsidP="005A7FE3">
            <w:pPr>
              <w:spacing w:after="0" w:line="360" w:lineRule="auto"/>
              <w:jc w:val="both"/>
              <w:rPr>
                <w:rStyle w:val="Strong"/>
                <w:rFonts w:ascii="Times New Roman" w:hAnsi="Times New Roman" w:cs="Times New Roman"/>
                <w:b w:val="0"/>
                <w:sz w:val="24"/>
                <w:szCs w:val="24"/>
              </w:rPr>
            </w:pPr>
            <w:r w:rsidRPr="005A7FE3">
              <w:rPr>
                <w:rStyle w:val="Strong"/>
                <w:rFonts w:ascii="Times New Roman" w:hAnsi="Times New Roman" w:cs="Times New Roman"/>
                <w:b w:val="0"/>
                <w:sz w:val="24"/>
                <w:szCs w:val="24"/>
              </w:rPr>
              <w:t>LED-</w:t>
            </w:r>
          </w:p>
        </w:tc>
        <w:tc>
          <w:tcPr>
            <w:tcW w:w="5940" w:type="dxa"/>
            <w:shd w:val="clear" w:color="auto" w:fill="DAEEF3"/>
            <w:vAlign w:val="center"/>
          </w:tcPr>
          <w:p w:rsidR="005A7FE3" w:rsidRPr="005A7FE3" w:rsidRDefault="005A7FE3" w:rsidP="005A7FE3">
            <w:pPr>
              <w:spacing w:after="0" w:line="360" w:lineRule="auto"/>
              <w:jc w:val="both"/>
              <w:rPr>
                <w:rFonts w:ascii="Times New Roman" w:hAnsi="Times New Roman" w:cs="Times New Roman"/>
                <w:sz w:val="24"/>
                <w:szCs w:val="24"/>
              </w:rPr>
            </w:pPr>
            <w:r w:rsidRPr="005A7FE3">
              <w:rPr>
                <w:rFonts w:ascii="Times New Roman" w:hAnsi="Times New Roman" w:cs="Times New Roman"/>
                <w:sz w:val="24"/>
                <w:szCs w:val="24"/>
              </w:rPr>
              <w:t>Back Light GND</w:t>
            </w:r>
          </w:p>
        </w:tc>
      </w:tr>
    </w:tbl>
    <w:p w:rsidR="005A7FE3" w:rsidRPr="005A7FE3" w:rsidRDefault="005A7FE3" w:rsidP="005A7FE3">
      <w:pPr>
        <w:spacing w:line="360" w:lineRule="auto"/>
        <w:jc w:val="both"/>
        <w:rPr>
          <w:rFonts w:ascii="Times New Roman" w:hAnsi="Times New Roman" w:cs="Times New Roman"/>
          <w:sz w:val="24"/>
          <w:szCs w:val="24"/>
        </w:rPr>
      </w:pPr>
    </w:p>
    <w:p w:rsidR="005A7FE3" w:rsidRPr="005A7FE3" w:rsidRDefault="005A7FE3" w:rsidP="005A7FE3">
      <w:pPr>
        <w:spacing w:line="360" w:lineRule="auto"/>
        <w:jc w:val="both"/>
        <w:rPr>
          <w:rFonts w:ascii="Times New Roman" w:hAnsi="Times New Roman" w:cs="Times New Roman"/>
          <w:bCs/>
          <w:sz w:val="24"/>
          <w:szCs w:val="24"/>
        </w:rPr>
      </w:pPr>
      <w:r w:rsidRPr="005A7FE3">
        <w:rPr>
          <w:rFonts w:ascii="Times New Roman" w:hAnsi="Times New Roman" w:cs="Times New Roman"/>
          <w:bCs/>
          <w:sz w:val="24"/>
          <w:szCs w:val="24"/>
        </w:rPr>
        <w:t xml:space="preserve"> LCD INTERFAC </w:t>
      </w:r>
      <w:proofErr w:type="gramStart"/>
      <w:r w:rsidRPr="005A7FE3">
        <w:rPr>
          <w:rFonts w:ascii="Times New Roman" w:hAnsi="Times New Roman" w:cs="Times New Roman"/>
          <w:bCs/>
          <w:sz w:val="24"/>
          <w:szCs w:val="24"/>
        </w:rPr>
        <w:t>WITH  MICROCONTROLLER</w:t>
      </w:r>
      <w:proofErr w:type="gramEnd"/>
    </w:p>
    <w:p w:rsidR="005A7FE3" w:rsidRPr="005A7FE3" w:rsidRDefault="005A7FE3" w:rsidP="005A7FE3">
      <w:pPr>
        <w:spacing w:line="360" w:lineRule="auto"/>
        <w:jc w:val="both"/>
        <w:rPr>
          <w:rFonts w:ascii="Times New Roman" w:hAnsi="Times New Roman" w:cs="Times New Roman"/>
          <w:bCs/>
          <w:sz w:val="24"/>
          <w:szCs w:val="24"/>
        </w:rPr>
      </w:pPr>
    </w:p>
    <w:p w:rsidR="005A7FE3" w:rsidRPr="005A7FE3" w:rsidRDefault="005A7FE3" w:rsidP="005A7FE3">
      <w:pPr>
        <w:spacing w:line="360" w:lineRule="auto"/>
        <w:jc w:val="both"/>
        <w:rPr>
          <w:rFonts w:ascii="Times New Roman" w:hAnsi="Times New Roman" w:cs="Times New Roman"/>
          <w:sz w:val="24"/>
          <w:szCs w:val="24"/>
        </w:rPr>
      </w:pPr>
      <w:r w:rsidRPr="005A7FE3">
        <w:rPr>
          <w:rFonts w:ascii="Times New Roman" w:hAnsi="Times New Roman" w:cs="Times New Roman"/>
          <w:noProof/>
          <w:sz w:val="24"/>
          <w:szCs w:val="24"/>
        </w:rPr>
        <w:pict>
          <v:shapetype id="_x0000_t202" coordsize="21600,21600" o:spt="202" path="m,l,21600r21600,l21600,xe">
            <v:stroke joinstyle="miter"/>
            <v:path gradientshapeok="t" o:connecttype="rect"/>
          </v:shapetype>
          <v:shape id="Text Box 82" o:spid="_x0000_s1058" type="#_x0000_t202" style="position:absolute;left:0;text-align:left;margin-left:171pt;margin-top:63pt;width:18pt;height:90pt;z-index:251725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">
            <v:textbox>
              <w:txbxContent>
                <w:p w:rsidR="005A7FE3" w:rsidRPr="00400B2A" w:rsidRDefault="005A7FE3" w:rsidP="005A7FE3">
                  <w:pPr>
                    <w:rPr>
                      <w:b/>
                      <w:sz w:val="16"/>
                      <w:szCs w:val="16"/>
                    </w:rPr>
                  </w:pPr>
                  <w:r w:rsidRPr="00400B2A">
                    <w:rPr>
                      <w:b/>
                      <w:sz w:val="16"/>
                      <w:szCs w:val="16"/>
                    </w:rPr>
                    <w:t>PORTPINS</w:t>
                  </w:r>
                </w:p>
              </w:txbxContent>
            </v:textbox>
          </v:shape>
        </w:pict>
      </w:r>
      <w:r w:rsidRPr="005A7FE3">
        <w:rPr>
          <w:rFonts w:ascii="Times New Roman" w:hAnsi="Times New Roman" w:cs="Times New Roman"/>
          <w:noProof/>
          <w:sz w:val="24"/>
          <w:szCs w:val="24"/>
          <w:lang w:val="en-GB"/>
        </w:rPr>
        <w:pict>
          <v:rect id="Rectangle 81" o:spid="_x0000_s1059" style="position:absolute;left:0;text-align:left;margin-left:162pt;margin-top:-9pt;width:117pt;height:198pt;z-index:251726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">
            <v:textbox>
              <w:txbxContent>
                <w:p w:rsidR="005A7FE3" w:rsidRDefault="005A7FE3" w:rsidP="005A7FE3">
                  <w:pPr>
                    <w:rPr>
                      <w:sz w:val="20"/>
                      <w:szCs w:val="20"/>
                    </w:rPr>
                  </w:pPr>
                </w:p>
                <w:p w:rsidR="005A7FE3" w:rsidRDefault="005A7FE3" w:rsidP="005A7FE3">
                  <w:pPr>
                    <w:rPr>
                      <w:sz w:val="20"/>
                      <w:szCs w:val="20"/>
                    </w:rPr>
                  </w:pPr>
                </w:p>
                <w:p w:rsidR="005A7FE3" w:rsidRDefault="005A7FE3" w:rsidP="005A7FE3">
                  <w:pPr>
                    <w:rPr>
                      <w:sz w:val="20"/>
                      <w:szCs w:val="20"/>
                    </w:rPr>
                  </w:pPr>
                  <w:r w:rsidRPr="00A27838">
                    <w:rPr>
                      <w:sz w:val="20"/>
                      <w:szCs w:val="20"/>
                    </w:rPr>
                    <w:t>Microcontroller</w:t>
                  </w:r>
                </w:p>
                <w:p w:rsidR="005A7FE3" w:rsidRDefault="005A7FE3" w:rsidP="005A7FE3">
                  <w:pPr>
                    <w:rPr>
                      <w:sz w:val="20"/>
                      <w:szCs w:val="20"/>
                    </w:rPr>
                  </w:pPr>
                </w:p>
              </w:txbxContent>
            </v:textbox>
          </v:rect>
        </w:pict>
      </w:r>
      <w:r w:rsidRPr="005A7FE3">
        <w:rPr>
          <w:rFonts w:ascii="Times New Roman" w:hAnsi="Times New Roman" w:cs="Times New Roman"/>
          <w:noProof/>
          <w:sz w:val="24"/>
          <w:szCs w:val="24"/>
        </w:rPr>
        <w:drawing>
          <wp:inline distT="0" distB="0" distL="0" distR="0">
            <wp:extent cx="2514600" cy="1952625"/>
            <wp:effectExtent l="19050" t="0" r="0" b="0"/>
            <wp:docPr id="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srcRect/>
                    <a:stretch>
                      <a:fillRect/>
                    </a:stretch>
                  </pic:blipFill>
                  <pic:spPr bwMode="auto">
                    <a:xfrm>
                      <a:off x="0" y="0"/>
                      <a:ext cx="2514600" cy="1952625"/>
                    </a:xfrm>
                    <a:prstGeom prst="rect">
                      <a:avLst/>
                    </a:prstGeom>
                    <a:noFill/>
                    <a:ln w="9525">
                      <a:noFill/>
                      <a:miter lim="800000"/>
                      <a:headEnd/>
                      <a:tailEnd/>
                    </a:ln>
                  </pic:spPr>
                </pic:pic>
              </a:graphicData>
            </a:graphic>
          </wp:inline>
        </w:drawing>
      </w:r>
    </w:p>
    <w:p w:rsidR="005A7FE3" w:rsidRPr="005A7FE3" w:rsidRDefault="005A7FE3" w:rsidP="005A7FE3">
      <w:pPr>
        <w:spacing w:line="360" w:lineRule="auto"/>
        <w:jc w:val="both"/>
        <w:rPr>
          <w:rFonts w:ascii="Times New Roman" w:hAnsi="Times New Roman" w:cs="Times New Roman"/>
          <w:sz w:val="24"/>
          <w:szCs w:val="24"/>
        </w:rPr>
      </w:pPr>
    </w:p>
    <w:p w:rsidR="005A7FE3" w:rsidRPr="005A7FE3" w:rsidRDefault="005A7FE3" w:rsidP="005A7FE3">
      <w:pPr>
        <w:spacing w:line="360" w:lineRule="auto"/>
        <w:jc w:val="both"/>
        <w:rPr>
          <w:rFonts w:ascii="Times New Roman" w:hAnsi="Times New Roman" w:cs="Times New Roman"/>
          <w:sz w:val="24"/>
          <w:szCs w:val="24"/>
        </w:rPr>
      </w:pPr>
    </w:p>
    <w:p w:rsidR="005A7FE3" w:rsidRPr="005A7FE3" w:rsidRDefault="005A7FE3" w:rsidP="005A7FE3">
      <w:pPr>
        <w:spacing w:line="360" w:lineRule="auto"/>
        <w:jc w:val="both"/>
        <w:rPr>
          <w:rFonts w:ascii="Times New Roman" w:hAnsi="Times New Roman" w:cs="Times New Roman"/>
          <w:sz w:val="24"/>
          <w:szCs w:val="24"/>
        </w:rPr>
      </w:pPr>
    </w:p>
    <w:p w:rsidR="005A7FE3" w:rsidRPr="005A7FE3" w:rsidRDefault="005A7FE3" w:rsidP="005A7FE3">
      <w:pPr>
        <w:spacing w:line="360" w:lineRule="auto"/>
        <w:jc w:val="both"/>
        <w:rPr>
          <w:rFonts w:ascii="Times New Roman" w:hAnsi="Times New Roman" w:cs="Times New Roman"/>
          <w:sz w:val="24"/>
          <w:szCs w:val="24"/>
        </w:rPr>
      </w:pPr>
    </w:p>
    <w:p w:rsidR="005A7FE3" w:rsidRPr="005A7FE3" w:rsidRDefault="005A7FE3" w:rsidP="005A7FE3">
      <w:pPr>
        <w:spacing w:line="360" w:lineRule="auto"/>
        <w:jc w:val="both"/>
        <w:rPr>
          <w:rFonts w:ascii="Times New Roman" w:hAnsi="Times New Roman" w:cs="Times New Roman"/>
          <w:sz w:val="24"/>
          <w:szCs w:val="24"/>
        </w:rPr>
      </w:pPr>
      <w:r w:rsidRPr="005A7FE3">
        <w:rPr>
          <w:rFonts w:ascii="Times New Roman" w:hAnsi="Times New Roman" w:cs="Times New Roman"/>
          <w:bCs/>
          <w:sz w:val="24"/>
          <w:szCs w:val="24"/>
        </w:rPr>
        <w:t>INTERFACING LCD TO MICROCONTROLLER</w:t>
      </w:r>
    </w:p>
    <w:p w:rsidR="005A7FE3" w:rsidRPr="005A7FE3" w:rsidRDefault="005A7FE3" w:rsidP="005A7FE3">
      <w:pPr>
        <w:spacing w:line="360" w:lineRule="auto"/>
        <w:jc w:val="both"/>
        <w:rPr>
          <w:rFonts w:ascii="Times New Roman" w:hAnsi="Times New Roman" w:cs="Times New Roman"/>
          <w:sz w:val="24"/>
          <w:szCs w:val="24"/>
        </w:rPr>
      </w:pPr>
      <w:r w:rsidRPr="005A7FE3">
        <w:rPr>
          <w:rFonts w:ascii="Times New Roman" w:hAnsi="Times New Roman" w:cs="Times New Roman"/>
          <w:sz w:val="24"/>
          <w:szCs w:val="24"/>
        </w:rPr>
        <w:t xml:space="preserve">The LCD is generally interfaced in 8-bit mode or 4-bit mode. </w:t>
      </w:r>
      <w:proofErr w:type="gramStart"/>
      <w:r w:rsidRPr="005A7FE3">
        <w:rPr>
          <w:rFonts w:ascii="Times New Roman" w:hAnsi="Times New Roman" w:cs="Times New Roman"/>
          <w:sz w:val="24"/>
          <w:szCs w:val="24"/>
        </w:rPr>
        <w:t>in</w:t>
      </w:r>
      <w:proofErr w:type="gramEnd"/>
      <w:r w:rsidRPr="005A7FE3">
        <w:rPr>
          <w:rFonts w:ascii="Times New Roman" w:hAnsi="Times New Roman" w:cs="Times New Roman"/>
          <w:sz w:val="24"/>
          <w:szCs w:val="24"/>
        </w:rPr>
        <w:t xml:space="preserve"> this project LCD is connected in 4-bit mode the interface connections of LCD with microcontroller are as follows</w:t>
      </w:r>
    </w:p>
    <w:p w:rsidR="005A7FE3" w:rsidRPr="005A7FE3" w:rsidRDefault="005A7FE3" w:rsidP="005A7FE3">
      <w:pPr>
        <w:spacing w:line="360" w:lineRule="auto"/>
        <w:jc w:val="both"/>
        <w:rPr>
          <w:rFonts w:ascii="Times New Roman" w:hAnsi="Times New Roman" w:cs="Times New Roman"/>
          <w:sz w:val="24"/>
          <w:szCs w:val="24"/>
        </w:rPr>
      </w:pPr>
      <w:r w:rsidRPr="005A7FE3">
        <w:rPr>
          <w:rFonts w:ascii="Times New Roman" w:hAnsi="Times New Roman" w:cs="Times New Roman"/>
          <w:sz w:val="24"/>
          <w:szCs w:val="24"/>
        </w:rPr>
        <w:t>RS of LCD is connected to p0.0 of microcontroller</w:t>
      </w:r>
    </w:p>
    <w:p w:rsidR="005A7FE3" w:rsidRPr="005A7FE3" w:rsidRDefault="005A7FE3" w:rsidP="005A7FE3">
      <w:pPr>
        <w:spacing w:line="360" w:lineRule="auto"/>
        <w:jc w:val="both"/>
        <w:rPr>
          <w:rFonts w:ascii="Times New Roman" w:hAnsi="Times New Roman" w:cs="Times New Roman"/>
          <w:sz w:val="24"/>
          <w:szCs w:val="24"/>
        </w:rPr>
      </w:pPr>
      <w:r w:rsidRPr="005A7FE3">
        <w:rPr>
          <w:rFonts w:ascii="Times New Roman" w:hAnsi="Times New Roman" w:cs="Times New Roman"/>
          <w:sz w:val="24"/>
          <w:szCs w:val="24"/>
        </w:rPr>
        <w:t>EN of LCD is connected to p0.1 of microcontroller</w:t>
      </w:r>
    </w:p>
    <w:p w:rsidR="005A7FE3" w:rsidRPr="005A7FE3" w:rsidRDefault="005A7FE3" w:rsidP="005A7FE3">
      <w:pPr>
        <w:spacing w:line="360" w:lineRule="auto"/>
        <w:jc w:val="both"/>
        <w:rPr>
          <w:rFonts w:ascii="Times New Roman" w:hAnsi="Times New Roman" w:cs="Times New Roman"/>
          <w:sz w:val="24"/>
          <w:szCs w:val="24"/>
        </w:rPr>
      </w:pPr>
      <w:r w:rsidRPr="005A7FE3">
        <w:rPr>
          <w:rFonts w:ascii="Times New Roman" w:hAnsi="Times New Roman" w:cs="Times New Roman"/>
          <w:sz w:val="24"/>
          <w:szCs w:val="24"/>
        </w:rPr>
        <w:t>D4 of LCD is connected to p0.4 of microcontroller</w:t>
      </w:r>
    </w:p>
    <w:p w:rsidR="005A7FE3" w:rsidRPr="005A7FE3" w:rsidRDefault="005A7FE3" w:rsidP="005A7FE3">
      <w:pPr>
        <w:spacing w:line="360" w:lineRule="auto"/>
        <w:jc w:val="both"/>
        <w:rPr>
          <w:rFonts w:ascii="Times New Roman" w:hAnsi="Times New Roman" w:cs="Times New Roman"/>
          <w:sz w:val="24"/>
          <w:szCs w:val="24"/>
        </w:rPr>
      </w:pPr>
      <w:r w:rsidRPr="005A7FE3">
        <w:rPr>
          <w:rFonts w:ascii="Times New Roman" w:hAnsi="Times New Roman" w:cs="Times New Roman"/>
          <w:sz w:val="24"/>
          <w:szCs w:val="24"/>
        </w:rPr>
        <w:t>D5 of LCD is connected to p0.5 of microcontroller</w:t>
      </w:r>
    </w:p>
    <w:p w:rsidR="005A7FE3" w:rsidRPr="005A7FE3" w:rsidRDefault="005A7FE3" w:rsidP="005A7FE3">
      <w:pPr>
        <w:spacing w:line="360" w:lineRule="auto"/>
        <w:jc w:val="both"/>
        <w:rPr>
          <w:rFonts w:ascii="Times New Roman" w:hAnsi="Times New Roman" w:cs="Times New Roman"/>
          <w:sz w:val="24"/>
          <w:szCs w:val="24"/>
        </w:rPr>
      </w:pPr>
      <w:r w:rsidRPr="005A7FE3">
        <w:rPr>
          <w:rFonts w:ascii="Times New Roman" w:hAnsi="Times New Roman" w:cs="Times New Roman"/>
          <w:sz w:val="24"/>
          <w:szCs w:val="24"/>
        </w:rPr>
        <w:t>D6 of LCD is connected to p0.6 of microcontroller</w:t>
      </w:r>
    </w:p>
    <w:p w:rsidR="005A7FE3" w:rsidRPr="005A7FE3" w:rsidRDefault="005A7FE3" w:rsidP="005A7FE3">
      <w:pPr>
        <w:spacing w:line="360" w:lineRule="auto"/>
        <w:jc w:val="both"/>
        <w:rPr>
          <w:rFonts w:ascii="Times New Roman" w:hAnsi="Times New Roman" w:cs="Times New Roman"/>
          <w:sz w:val="24"/>
          <w:szCs w:val="24"/>
        </w:rPr>
      </w:pPr>
      <w:r w:rsidRPr="005A7FE3">
        <w:rPr>
          <w:rFonts w:ascii="Times New Roman" w:hAnsi="Times New Roman" w:cs="Times New Roman"/>
          <w:sz w:val="24"/>
          <w:szCs w:val="24"/>
        </w:rPr>
        <w:t>D7 of LCD is connected to p0.7 of microcontroller</w:t>
      </w:r>
    </w:p>
    <w:p w:rsidR="005A7FE3" w:rsidRPr="005A7FE3" w:rsidRDefault="005A7FE3" w:rsidP="005A7FE3">
      <w:pPr>
        <w:spacing w:line="360" w:lineRule="auto"/>
        <w:jc w:val="both"/>
        <w:rPr>
          <w:rFonts w:ascii="Times New Roman" w:hAnsi="Times New Roman" w:cs="Times New Roman"/>
          <w:sz w:val="24"/>
          <w:szCs w:val="24"/>
        </w:rPr>
      </w:pPr>
      <w:r w:rsidRPr="005A7FE3">
        <w:rPr>
          <w:rFonts w:ascii="Times New Roman" w:hAnsi="Times New Roman" w:cs="Times New Roman"/>
          <w:sz w:val="24"/>
          <w:szCs w:val="24"/>
        </w:rPr>
        <w:t>In 8-bit mode, the complete ASCII code is sent at once along with the control signals. But in 4-bit mode, the data is divided into two parts, i.e. MSB &amp; LSB, and are called upper nibble &amp; lower nibble.</w:t>
      </w:r>
    </w:p>
    <w:p w:rsidR="005A7FE3" w:rsidRPr="005A7FE3" w:rsidRDefault="005A7FE3" w:rsidP="005A7FE3">
      <w:pPr>
        <w:spacing w:line="360" w:lineRule="auto"/>
        <w:jc w:val="both"/>
        <w:rPr>
          <w:rFonts w:ascii="Times New Roman" w:hAnsi="Times New Roman" w:cs="Times New Roman"/>
          <w:sz w:val="24"/>
          <w:szCs w:val="24"/>
        </w:rPr>
      </w:pPr>
      <w:r w:rsidRPr="005A7FE3">
        <w:rPr>
          <w:rFonts w:ascii="Times New Roman" w:hAnsi="Times New Roman" w:cs="Times New Roman"/>
          <w:sz w:val="24"/>
          <w:szCs w:val="24"/>
        </w:rPr>
        <w:t>The control signals are RS, R/W &amp; E. RS is used to select the internal registers i.e. data register &amp; command register. R/W is used to set the mode of LCD to read mode or write mode. E is used as chip select and is used to push the data internally to the corresponding registers.</w:t>
      </w:r>
    </w:p>
    <w:p w:rsidR="005A7FE3" w:rsidRPr="005A7FE3" w:rsidRDefault="005A7FE3" w:rsidP="005A7FE3">
      <w:pPr>
        <w:spacing w:line="360" w:lineRule="auto"/>
        <w:jc w:val="both"/>
        <w:rPr>
          <w:rFonts w:ascii="Times New Roman" w:hAnsi="Times New Roman" w:cs="Times New Roman"/>
          <w:sz w:val="24"/>
          <w:szCs w:val="24"/>
        </w:rPr>
      </w:pPr>
      <w:r w:rsidRPr="005A7FE3">
        <w:rPr>
          <w:rFonts w:ascii="Times New Roman" w:hAnsi="Times New Roman" w:cs="Times New Roman"/>
          <w:sz w:val="24"/>
          <w:szCs w:val="24"/>
        </w:rPr>
        <w:t>To transfer the data/command in 8-bit mode, the data is written to the 8-bit data bus after selecting the required register and setting the mode to write mode. The E signal pin is then given a high to low signal to transfer the data.</w:t>
      </w:r>
    </w:p>
    <w:p w:rsidR="005A7FE3" w:rsidRPr="005A7FE3" w:rsidRDefault="005A7FE3" w:rsidP="005A7FE3">
      <w:pPr>
        <w:spacing w:after="200" w:line="360" w:lineRule="auto"/>
        <w:jc w:val="both"/>
        <w:rPr>
          <w:rFonts w:ascii="Times New Roman" w:hAnsi="Times New Roman" w:cs="Times New Roman"/>
          <w:bCs/>
          <w:sz w:val="24"/>
          <w:szCs w:val="24"/>
        </w:rPr>
      </w:pPr>
      <w:r w:rsidRPr="005A7FE3">
        <w:rPr>
          <w:rFonts w:ascii="Times New Roman" w:hAnsi="Times New Roman" w:cs="Times New Roman"/>
          <w:sz w:val="24"/>
          <w:szCs w:val="24"/>
        </w:rPr>
        <w:t xml:space="preserve">To transfer the data/command in 4-bit mode, the higher nibble is first written to the MSB of the data port and the E is given a high to low signal. After a little delay or when the LCD is not busy, </w:t>
      </w:r>
    </w:p>
    <w:p w:rsidR="005A7FE3" w:rsidRPr="005A7FE3" w:rsidRDefault="005A7FE3" w:rsidP="005A7FE3">
      <w:pPr>
        <w:autoSpaceDE w:val="0"/>
        <w:autoSpaceDN w:val="0"/>
        <w:adjustRightInd w:val="0"/>
        <w:spacing w:line="360" w:lineRule="auto"/>
        <w:jc w:val="both"/>
        <w:rPr>
          <w:rFonts w:ascii="Times New Roman" w:hAnsi="Times New Roman" w:cs="Times New Roman"/>
          <w:bCs/>
          <w:sz w:val="24"/>
          <w:szCs w:val="24"/>
        </w:rPr>
      </w:pPr>
    </w:p>
    <w:p w:rsidR="005A7FE3" w:rsidRPr="005A7FE3" w:rsidRDefault="005A7FE3" w:rsidP="005A7FE3">
      <w:pPr>
        <w:autoSpaceDE w:val="0"/>
        <w:autoSpaceDN w:val="0"/>
        <w:adjustRightInd w:val="0"/>
        <w:spacing w:line="360" w:lineRule="auto"/>
        <w:jc w:val="both"/>
        <w:rPr>
          <w:rFonts w:ascii="Times New Roman" w:hAnsi="Times New Roman" w:cs="Times New Roman"/>
          <w:bCs/>
          <w:sz w:val="24"/>
          <w:szCs w:val="24"/>
        </w:rPr>
      </w:pPr>
    </w:p>
    <w:p w:rsidR="005A7FE3" w:rsidRPr="005A7FE3" w:rsidRDefault="005A7FE3" w:rsidP="005A7FE3">
      <w:pPr>
        <w:autoSpaceDE w:val="0"/>
        <w:autoSpaceDN w:val="0"/>
        <w:adjustRightInd w:val="0"/>
        <w:spacing w:line="360" w:lineRule="auto"/>
        <w:jc w:val="both"/>
        <w:rPr>
          <w:rFonts w:ascii="Times New Roman" w:hAnsi="Times New Roman" w:cs="Times New Roman"/>
          <w:bCs/>
          <w:sz w:val="24"/>
          <w:szCs w:val="24"/>
        </w:rPr>
      </w:pPr>
    </w:p>
    <w:p w:rsidR="005A7FE3" w:rsidRPr="005A7FE3" w:rsidRDefault="005A7FE3" w:rsidP="005A7FE3">
      <w:pPr>
        <w:autoSpaceDE w:val="0"/>
        <w:autoSpaceDN w:val="0"/>
        <w:adjustRightInd w:val="0"/>
        <w:spacing w:line="360" w:lineRule="auto"/>
        <w:jc w:val="both"/>
        <w:rPr>
          <w:rFonts w:ascii="Times New Roman" w:hAnsi="Times New Roman" w:cs="Times New Roman"/>
          <w:bCs/>
          <w:sz w:val="24"/>
          <w:szCs w:val="24"/>
        </w:rPr>
      </w:pPr>
    </w:p>
    <w:p w:rsidR="005A7FE3" w:rsidRPr="005A7FE3" w:rsidRDefault="005A7FE3" w:rsidP="005A7FE3">
      <w:pPr>
        <w:autoSpaceDE w:val="0"/>
        <w:autoSpaceDN w:val="0"/>
        <w:adjustRightInd w:val="0"/>
        <w:spacing w:line="360" w:lineRule="auto"/>
        <w:jc w:val="both"/>
        <w:rPr>
          <w:rFonts w:ascii="Times New Roman" w:hAnsi="Times New Roman" w:cs="Times New Roman"/>
          <w:bCs/>
          <w:sz w:val="24"/>
          <w:szCs w:val="24"/>
        </w:rPr>
      </w:pPr>
    </w:p>
    <w:p w:rsidR="005A7FE3" w:rsidRPr="005A7FE3" w:rsidRDefault="005A7FE3" w:rsidP="005A7FE3">
      <w:pPr>
        <w:autoSpaceDE w:val="0"/>
        <w:autoSpaceDN w:val="0"/>
        <w:adjustRightInd w:val="0"/>
        <w:spacing w:line="360" w:lineRule="auto"/>
        <w:jc w:val="both"/>
        <w:rPr>
          <w:rFonts w:ascii="Times New Roman" w:hAnsi="Times New Roman" w:cs="Times New Roman"/>
          <w:bCs/>
          <w:sz w:val="24"/>
          <w:szCs w:val="24"/>
        </w:rPr>
      </w:pPr>
    </w:p>
    <w:p w:rsidR="005A7FE3" w:rsidRPr="005A7FE3" w:rsidRDefault="005A7FE3" w:rsidP="005A7FE3">
      <w:pPr>
        <w:autoSpaceDE w:val="0"/>
        <w:autoSpaceDN w:val="0"/>
        <w:adjustRightInd w:val="0"/>
        <w:spacing w:line="360" w:lineRule="auto"/>
        <w:jc w:val="both"/>
        <w:rPr>
          <w:rFonts w:ascii="Times New Roman" w:hAnsi="Times New Roman" w:cs="Times New Roman"/>
          <w:bCs/>
          <w:sz w:val="24"/>
          <w:szCs w:val="24"/>
        </w:rPr>
      </w:pPr>
    </w:p>
    <w:p w:rsidR="005A7FE3" w:rsidRPr="005A7FE3" w:rsidRDefault="005A7FE3" w:rsidP="005A7FE3">
      <w:pPr>
        <w:autoSpaceDE w:val="0"/>
        <w:autoSpaceDN w:val="0"/>
        <w:adjustRightInd w:val="0"/>
        <w:spacing w:line="360" w:lineRule="auto"/>
        <w:jc w:val="both"/>
        <w:rPr>
          <w:rFonts w:ascii="Times New Roman" w:hAnsi="Times New Roman" w:cs="Times New Roman"/>
          <w:bCs/>
          <w:sz w:val="24"/>
          <w:szCs w:val="24"/>
        </w:rPr>
      </w:pPr>
    </w:p>
    <w:p w:rsidR="005A7FE3" w:rsidRPr="005A7FE3" w:rsidRDefault="005A7FE3" w:rsidP="005A7FE3">
      <w:pPr>
        <w:autoSpaceDE w:val="0"/>
        <w:autoSpaceDN w:val="0"/>
        <w:adjustRightInd w:val="0"/>
        <w:spacing w:line="360" w:lineRule="auto"/>
        <w:jc w:val="both"/>
        <w:rPr>
          <w:rFonts w:ascii="Times New Roman" w:hAnsi="Times New Roman" w:cs="Times New Roman"/>
          <w:bCs/>
          <w:sz w:val="24"/>
          <w:szCs w:val="24"/>
        </w:rPr>
      </w:pPr>
    </w:p>
    <w:p w:rsidR="005A7FE3" w:rsidRPr="005A7FE3" w:rsidRDefault="005A7FE3" w:rsidP="005A7FE3">
      <w:pPr>
        <w:autoSpaceDE w:val="0"/>
        <w:autoSpaceDN w:val="0"/>
        <w:adjustRightInd w:val="0"/>
        <w:spacing w:line="360" w:lineRule="auto"/>
        <w:jc w:val="both"/>
        <w:rPr>
          <w:rFonts w:ascii="Times New Roman" w:hAnsi="Times New Roman" w:cs="Times New Roman"/>
          <w:bCs/>
          <w:sz w:val="24"/>
          <w:szCs w:val="24"/>
        </w:rPr>
      </w:pPr>
    </w:p>
    <w:p w:rsidR="005A7FE3" w:rsidRPr="005A7FE3" w:rsidRDefault="005A7FE3" w:rsidP="005A7FE3">
      <w:pPr>
        <w:autoSpaceDE w:val="0"/>
        <w:autoSpaceDN w:val="0"/>
        <w:adjustRightInd w:val="0"/>
        <w:spacing w:line="360" w:lineRule="auto"/>
        <w:jc w:val="both"/>
        <w:rPr>
          <w:rFonts w:ascii="Times New Roman" w:hAnsi="Times New Roman" w:cs="Times New Roman"/>
          <w:bCs/>
          <w:sz w:val="24"/>
          <w:szCs w:val="24"/>
        </w:rPr>
      </w:pPr>
    </w:p>
    <w:p w:rsidR="005A7FE3" w:rsidRPr="005A7FE3" w:rsidRDefault="005A7FE3" w:rsidP="005A7FE3">
      <w:pPr>
        <w:autoSpaceDE w:val="0"/>
        <w:autoSpaceDN w:val="0"/>
        <w:adjustRightInd w:val="0"/>
        <w:spacing w:line="360" w:lineRule="auto"/>
        <w:jc w:val="both"/>
        <w:rPr>
          <w:rFonts w:ascii="Times New Roman" w:hAnsi="Times New Roman" w:cs="Times New Roman"/>
          <w:bCs/>
          <w:sz w:val="24"/>
          <w:szCs w:val="24"/>
        </w:rPr>
      </w:pPr>
    </w:p>
    <w:p w:rsidR="005A7FE3" w:rsidRPr="005A7FE3" w:rsidRDefault="005A7FE3" w:rsidP="005A7FE3">
      <w:pPr>
        <w:pStyle w:val="Heading1"/>
        <w:spacing w:line="360" w:lineRule="auto"/>
        <w:jc w:val="both"/>
        <w:rPr>
          <w:rFonts w:ascii="Times New Roman" w:hAnsi="Times New Roman" w:cs="Times New Roman"/>
          <w:b w:val="0"/>
          <w:iCs/>
          <w:caps/>
          <w:color w:val="auto"/>
          <w:sz w:val="24"/>
          <w:szCs w:val="24"/>
        </w:rPr>
      </w:pPr>
      <w:r w:rsidRPr="005A7FE3">
        <w:rPr>
          <w:rFonts w:ascii="Times New Roman" w:hAnsi="Times New Roman" w:cs="Times New Roman"/>
          <w:b w:val="0"/>
          <w:iCs/>
          <w:caps/>
          <w:color w:val="auto"/>
          <w:sz w:val="24"/>
          <w:szCs w:val="24"/>
        </w:rPr>
        <w:t>Relay</w:t>
      </w:r>
    </w:p>
    <w:p w:rsidR="005A7FE3" w:rsidRPr="005A7FE3" w:rsidRDefault="005A7FE3" w:rsidP="005A7FE3">
      <w:pPr>
        <w:spacing w:line="360" w:lineRule="auto"/>
        <w:jc w:val="both"/>
        <w:rPr>
          <w:rFonts w:ascii="Times New Roman" w:hAnsi="Times New Roman" w:cs="Times New Roman"/>
          <w:iCs/>
          <w:sz w:val="24"/>
          <w:szCs w:val="24"/>
        </w:rPr>
      </w:pPr>
      <w:r w:rsidRPr="005A7FE3">
        <w:rPr>
          <w:rFonts w:ascii="Times New Roman" w:hAnsi="Times New Roman" w:cs="Times New Roman"/>
          <w:iCs/>
          <w:sz w:val="24"/>
          <w:szCs w:val="24"/>
        </w:rPr>
        <w:t xml:space="preserve">A relay is an </w:t>
      </w:r>
      <w:hyperlink r:id="rId56" w:tooltip="Electric" w:history="1">
        <w:r w:rsidRPr="005A7FE3">
          <w:rPr>
            <w:rStyle w:val="Hyperlink"/>
            <w:rFonts w:ascii="Times New Roman" w:hAnsi="Times New Roman" w:cs="Times New Roman"/>
            <w:iCs/>
            <w:color w:val="auto"/>
            <w:sz w:val="24"/>
            <w:szCs w:val="24"/>
          </w:rPr>
          <w:t>electrically</w:t>
        </w:r>
      </w:hyperlink>
      <w:r w:rsidRPr="005A7FE3">
        <w:rPr>
          <w:rFonts w:ascii="Times New Roman" w:hAnsi="Times New Roman" w:cs="Times New Roman"/>
          <w:iCs/>
          <w:sz w:val="24"/>
          <w:szCs w:val="24"/>
        </w:rPr>
        <w:t xml:space="preserve"> operated </w:t>
      </w:r>
      <w:hyperlink r:id="rId57" w:tooltip="Switch" w:history="1">
        <w:r w:rsidRPr="005A7FE3">
          <w:rPr>
            <w:rStyle w:val="Hyperlink"/>
            <w:rFonts w:ascii="Times New Roman" w:hAnsi="Times New Roman" w:cs="Times New Roman"/>
            <w:iCs/>
            <w:color w:val="auto"/>
            <w:sz w:val="24"/>
            <w:szCs w:val="24"/>
          </w:rPr>
          <w:t>switch</w:t>
        </w:r>
      </w:hyperlink>
      <w:r w:rsidRPr="005A7FE3">
        <w:rPr>
          <w:rFonts w:ascii="Times New Roman" w:hAnsi="Times New Roman" w:cs="Times New Roman"/>
          <w:iCs/>
          <w:sz w:val="24"/>
          <w:szCs w:val="24"/>
        </w:rPr>
        <w:t xml:space="preserve">. Many relays use an electromagnet to operate a switching mechanism, but other operating principles are also used. Relays find applications where it is necessary to control a circuit by a low-power signal, or where several circuits must be controlled by one signal. The first relays were used in long distance telegraph circuits, repeating the signal coming in from one circuit and re-transmitting it to another. Relays found extensive use in telephone exchanges and early computers to perform logical operations. A type of relay that can handle the high power required to directly drive an electric motor is called a </w:t>
      </w:r>
      <w:hyperlink r:id="rId58" w:tooltip="Contactor" w:history="1">
        <w:proofErr w:type="spellStart"/>
        <w:r w:rsidRPr="005A7FE3">
          <w:rPr>
            <w:rStyle w:val="Hyperlink"/>
            <w:rFonts w:ascii="Times New Roman" w:hAnsi="Times New Roman" w:cs="Times New Roman"/>
            <w:iCs/>
            <w:color w:val="auto"/>
            <w:sz w:val="24"/>
            <w:szCs w:val="24"/>
          </w:rPr>
          <w:t>contactor</w:t>
        </w:r>
        <w:proofErr w:type="spellEnd"/>
      </w:hyperlink>
      <w:r w:rsidRPr="005A7FE3">
        <w:rPr>
          <w:rFonts w:ascii="Times New Roman" w:hAnsi="Times New Roman" w:cs="Times New Roman"/>
          <w:iCs/>
          <w:sz w:val="24"/>
          <w:szCs w:val="24"/>
        </w:rPr>
        <w:t>. Solid-state relays control power circuits with no moving parts, instead using a semiconductor device triggered by light to perform switching. Relays with calibrated operating characteristics and sometimes multiple operating coils are used to protect electrical circuits from overload or faults; in modern electric power systems these functions are performed by digital instruments still called "protection relays".</w:t>
      </w:r>
    </w:p>
    <w:p w:rsidR="005A7FE3" w:rsidRPr="005A7FE3" w:rsidRDefault="005A7FE3" w:rsidP="005A7FE3">
      <w:pPr>
        <w:pStyle w:val="Heading3"/>
        <w:tabs>
          <w:tab w:val="left" w:pos="2460"/>
        </w:tabs>
        <w:spacing w:line="360" w:lineRule="auto"/>
        <w:jc w:val="both"/>
        <w:rPr>
          <w:rFonts w:ascii="Times New Roman" w:hAnsi="Times New Roman" w:cs="Times New Roman"/>
          <w:b w:val="0"/>
          <w:iCs/>
          <w:caps/>
          <w:color w:val="auto"/>
          <w:sz w:val="24"/>
          <w:szCs w:val="24"/>
        </w:rPr>
      </w:pPr>
      <w:r w:rsidRPr="005A7FE3">
        <w:rPr>
          <w:rStyle w:val="mw-headline"/>
          <w:rFonts w:ascii="Times New Roman" w:hAnsi="Times New Roman" w:cs="Times New Roman"/>
          <w:b w:val="0"/>
          <w:iCs/>
          <w:caps/>
          <w:color w:val="auto"/>
          <w:sz w:val="24"/>
          <w:szCs w:val="24"/>
        </w:rPr>
        <w:t>Solid-state relay</w:t>
      </w:r>
      <w:r w:rsidRPr="005A7FE3">
        <w:rPr>
          <w:rStyle w:val="mw-headline"/>
          <w:rFonts w:ascii="Times New Roman" w:hAnsi="Times New Roman" w:cs="Times New Roman"/>
          <w:b w:val="0"/>
          <w:iCs/>
          <w:caps/>
          <w:color w:val="auto"/>
          <w:sz w:val="24"/>
          <w:szCs w:val="24"/>
        </w:rPr>
        <w:tab/>
      </w:r>
    </w:p>
    <w:p w:rsidR="005A7FE3" w:rsidRPr="005A7FE3" w:rsidRDefault="005A7FE3" w:rsidP="005A7FE3">
      <w:pPr>
        <w:spacing w:line="360" w:lineRule="auto"/>
        <w:jc w:val="both"/>
        <w:rPr>
          <w:rFonts w:ascii="Times New Roman" w:hAnsi="Times New Roman" w:cs="Times New Roman"/>
          <w:iCs/>
          <w:sz w:val="24"/>
          <w:szCs w:val="24"/>
        </w:rPr>
      </w:pPr>
      <w:r w:rsidRPr="005A7FE3">
        <w:rPr>
          <w:rFonts w:ascii="Times New Roman" w:hAnsi="Times New Roman" w:cs="Times New Roman"/>
          <w:iCs/>
          <w:sz w:val="24"/>
          <w:szCs w:val="24"/>
        </w:rPr>
        <w:t xml:space="preserve">A </w:t>
      </w:r>
      <w:hyperlink r:id="rId59" w:tooltip="Solid state relay" w:history="1">
        <w:r w:rsidRPr="005A7FE3">
          <w:rPr>
            <w:rStyle w:val="Hyperlink"/>
            <w:rFonts w:ascii="Times New Roman" w:hAnsi="Times New Roman" w:cs="Times New Roman"/>
            <w:iCs/>
            <w:color w:val="auto"/>
            <w:sz w:val="24"/>
            <w:szCs w:val="24"/>
          </w:rPr>
          <w:t>solid state relay</w:t>
        </w:r>
      </w:hyperlink>
      <w:r w:rsidRPr="005A7FE3">
        <w:rPr>
          <w:rFonts w:ascii="Times New Roman" w:hAnsi="Times New Roman" w:cs="Times New Roman"/>
          <w:iCs/>
          <w:sz w:val="24"/>
          <w:szCs w:val="24"/>
        </w:rPr>
        <w:t xml:space="preserve"> (SSR) is a </w:t>
      </w:r>
      <w:hyperlink r:id="rId60" w:tooltip="Solid state (electronics)" w:history="1">
        <w:r w:rsidRPr="005A7FE3">
          <w:rPr>
            <w:rStyle w:val="Hyperlink"/>
            <w:rFonts w:ascii="Times New Roman" w:hAnsi="Times New Roman" w:cs="Times New Roman"/>
            <w:iCs/>
            <w:color w:val="auto"/>
            <w:sz w:val="24"/>
            <w:szCs w:val="24"/>
          </w:rPr>
          <w:t>solid state</w:t>
        </w:r>
      </w:hyperlink>
      <w:r w:rsidRPr="005A7FE3">
        <w:rPr>
          <w:rFonts w:ascii="Times New Roman" w:hAnsi="Times New Roman" w:cs="Times New Roman"/>
          <w:iCs/>
          <w:sz w:val="24"/>
          <w:szCs w:val="24"/>
        </w:rPr>
        <w:t xml:space="preserve"> electronic component that provides a similar function to an </w:t>
      </w:r>
      <w:hyperlink r:id="rId61" w:tooltip="Electromechanical" w:history="1">
        <w:r w:rsidRPr="005A7FE3">
          <w:rPr>
            <w:rStyle w:val="Hyperlink"/>
            <w:rFonts w:ascii="Times New Roman" w:hAnsi="Times New Roman" w:cs="Times New Roman"/>
            <w:iCs/>
            <w:color w:val="auto"/>
            <w:sz w:val="24"/>
            <w:szCs w:val="24"/>
          </w:rPr>
          <w:t>electromechanical</w:t>
        </w:r>
      </w:hyperlink>
      <w:r w:rsidRPr="005A7FE3">
        <w:rPr>
          <w:rFonts w:ascii="Times New Roman" w:hAnsi="Times New Roman" w:cs="Times New Roman"/>
          <w:iCs/>
          <w:sz w:val="24"/>
          <w:szCs w:val="24"/>
        </w:rPr>
        <w:t xml:space="preserve"> relay but does not have any moving components, increasing long-term reliability. With early SSR's, the </w:t>
      </w:r>
      <w:proofErr w:type="spellStart"/>
      <w:r w:rsidRPr="005A7FE3">
        <w:rPr>
          <w:rFonts w:ascii="Times New Roman" w:hAnsi="Times New Roman" w:cs="Times New Roman"/>
          <w:iCs/>
          <w:sz w:val="24"/>
          <w:szCs w:val="24"/>
        </w:rPr>
        <w:t>tradeoff</w:t>
      </w:r>
      <w:proofErr w:type="spellEnd"/>
      <w:r w:rsidRPr="005A7FE3">
        <w:rPr>
          <w:rFonts w:ascii="Times New Roman" w:hAnsi="Times New Roman" w:cs="Times New Roman"/>
          <w:iCs/>
          <w:sz w:val="24"/>
          <w:szCs w:val="24"/>
        </w:rPr>
        <w:t xml:space="preserve"> came from the fact that every transistor has a </w:t>
      </w:r>
      <w:r w:rsidRPr="005A7FE3">
        <w:rPr>
          <w:rFonts w:ascii="Times New Roman" w:hAnsi="Times New Roman" w:cs="Times New Roman"/>
          <w:iCs/>
          <w:sz w:val="24"/>
          <w:szCs w:val="24"/>
        </w:rPr>
        <w:lastRenderedPageBreak/>
        <w:t xml:space="preserve">small voltage drop across it. This voltage drop limited the amount of current a given SSR could handle. As transistors improved, higher current SSR's, able to handle 100 to 1,200 </w:t>
      </w:r>
      <w:hyperlink r:id="rId62" w:tooltip="Ampere" w:history="1">
        <w:r w:rsidRPr="005A7FE3">
          <w:rPr>
            <w:rStyle w:val="Hyperlink"/>
            <w:rFonts w:ascii="Times New Roman" w:hAnsi="Times New Roman" w:cs="Times New Roman"/>
            <w:iCs/>
            <w:color w:val="auto"/>
            <w:sz w:val="24"/>
            <w:szCs w:val="24"/>
          </w:rPr>
          <w:t>Amperes</w:t>
        </w:r>
      </w:hyperlink>
      <w:r w:rsidRPr="005A7FE3">
        <w:rPr>
          <w:rFonts w:ascii="Times New Roman" w:hAnsi="Times New Roman" w:cs="Times New Roman"/>
          <w:iCs/>
          <w:sz w:val="24"/>
          <w:szCs w:val="24"/>
        </w:rPr>
        <w:t>, have become commercially available. Compared to electromagnetic relays, they may be falsely triggered by transients.</w:t>
      </w:r>
    </w:p>
    <w:p w:rsidR="005A7FE3" w:rsidRPr="005A7FE3" w:rsidRDefault="005A7FE3" w:rsidP="005A7FE3">
      <w:pPr>
        <w:spacing w:line="360" w:lineRule="auto"/>
        <w:jc w:val="both"/>
        <w:rPr>
          <w:rFonts w:ascii="Times New Roman" w:hAnsi="Times New Roman" w:cs="Times New Roman"/>
          <w:iCs/>
          <w:sz w:val="24"/>
          <w:szCs w:val="24"/>
        </w:rPr>
      </w:pPr>
    </w:p>
    <w:p w:rsidR="005A7FE3" w:rsidRPr="005A7FE3" w:rsidRDefault="005A7FE3" w:rsidP="005A7FE3">
      <w:pPr>
        <w:spacing w:line="360" w:lineRule="auto"/>
        <w:jc w:val="both"/>
        <w:rPr>
          <w:rFonts w:ascii="Times New Roman" w:hAnsi="Times New Roman" w:cs="Times New Roman"/>
          <w:iCs/>
          <w:sz w:val="24"/>
          <w:szCs w:val="24"/>
        </w:rPr>
      </w:pPr>
      <w:r w:rsidRPr="005A7FE3">
        <w:rPr>
          <w:rFonts w:ascii="Times New Roman" w:hAnsi="Times New Roman" w:cs="Times New Roman"/>
          <w:iCs/>
          <w:noProof/>
          <w:sz w:val="24"/>
          <w:szCs w:val="24"/>
        </w:rPr>
        <w:drawing>
          <wp:inline distT="0" distB="0" distL="0" distR="0">
            <wp:extent cx="2183765" cy="1446530"/>
            <wp:effectExtent l="19050" t="0" r="6985" b="0"/>
            <wp:docPr id="57" name="Picture 3" descr="rela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y1"/>
                    <pic:cNvPicPr>
                      <a:picLocks noChangeAspect="1" noChangeArrowheads="1"/>
                    </pic:cNvPicPr>
                  </pic:nvPicPr>
                  <pic:blipFill>
                    <a:blip r:embed="rId63"/>
                    <a:srcRect/>
                    <a:stretch>
                      <a:fillRect/>
                    </a:stretch>
                  </pic:blipFill>
                  <pic:spPr bwMode="auto">
                    <a:xfrm>
                      <a:off x="0" y="0"/>
                      <a:ext cx="2183765" cy="1446530"/>
                    </a:xfrm>
                    <a:prstGeom prst="rect">
                      <a:avLst/>
                    </a:prstGeom>
                    <a:noFill/>
                    <a:ln w="9525">
                      <a:noFill/>
                      <a:miter lim="800000"/>
                      <a:headEnd/>
                      <a:tailEnd/>
                    </a:ln>
                  </pic:spPr>
                </pic:pic>
              </a:graphicData>
            </a:graphic>
          </wp:inline>
        </w:drawing>
      </w:r>
    </w:p>
    <w:p w:rsidR="005A7FE3" w:rsidRPr="005A7FE3" w:rsidRDefault="005A7FE3" w:rsidP="005A7FE3">
      <w:pPr>
        <w:spacing w:line="360" w:lineRule="auto"/>
        <w:jc w:val="both"/>
        <w:rPr>
          <w:rFonts w:ascii="Times New Roman" w:hAnsi="Times New Roman" w:cs="Times New Roman"/>
          <w:iCs/>
          <w:sz w:val="24"/>
          <w:szCs w:val="24"/>
        </w:rPr>
      </w:pPr>
    </w:p>
    <w:p w:rsidR="005A7FE3" w:rsidRPr="005A7FE3" w:rsidRDefault="005A7FE3" w:rsidP="005A7FE3">
      <w:pPr>
        <w:spacing w:line="360" w:lineRule="auto"/>
        <w:jc w:val="both"/>
        <w:rPr>
          <w:rFonts w:ascii="Times New Roman" w:hAnsi="Times New Roman" w:cs="Times New Roman"/>
          <w:iCs/>
          <w:caps/>
          <w:sz w:val="24"/>
          <w:szCs w:val="24"/>
        </w:rPr>
      </w:pPr>
      <w:r w:rsidRPr="005A7FE3">
        <w:rPr>
          <w:rFonts w:ascii="Times New Roman" w:hAnsi="Times New Roman" w:cs="Times New Roman"/>
          <w:iCs/>
          <w:caps/>
          <w:sz w:val="24"/>
          <w:szCs w:val="24"/>
        </w:rPr>
        <w:t>Relay interfacing with 8051</w:t>
      </w:r>
    </w:p>
    <w:p w:rsidR="005A7FE3" w:rsidRPr="005A7FE3" w:rsidRDefault="005A7FE3" w:rsidP="005A7FE3">
      <w:pPr>
        <w:spacing w:line="360" w:lineRule="auto"/>
        <w:jc w:val="both"/>
        <w:rPr>
          <w:rFonts w:ascii="Times New Roman" w:hAnsi="Times New Roman" w:cs="Times New Roman"/>
          <w:iCs/>
          <w:sz w:val="24"/>
          <w:szCs w:val="24"/>
        </w:rPr>
      </w:pPr>
    </w:p>
    <w:p w:rsidR="005A7FE3" w:rsidRPr="005A7FE3" w:rsidRDefault="005A7FE3" w:rsidP="005A7FE3">
      <w:pPr>
        <w:spacing w:line="360" w:lineRule="auto"/>
        <w:jc w:val="both"/>
        <w:rPr>
          <w:rFonts w:ascii="Times New Roman" w:hAnsi="Times New Roman" w:cs="Times New Roman"/>
          <w:iCs/>
          <w:sz w:val="24"/>
          <w:szCs w:val="24"/>
        </w:rPr>
      </w:pPr>
      <w:r w:rsidRPr="005A7FE3">
        <w:rPr>
          <w:rFonts w:ascii="Times New Roman" w:hAnsi="Times New Roman" w:cs="Times New Roman"/>
          <w:iCs/>
          <w:sz w:val="24"/>
          <w:szCs w:val="24"/>
        </w:rPr>
        <w:t xml:space="preserve">Relays are devices which allow low power circuits to switch a relatively high Current/Voltage ON/OFF. For a relay to operate a suitable pull-in &amp; holding current should be passed through its coil. Generally relay coils are designed to operate from a particular voltage often its 5V or 12V. </w:t>
      </w:r>
      <w:r w:rsidRPr="005A7FE3">
        <w:rPr>
          <w:rStyle w:val="Strong"/>
          <w:rFonts w:ascii="Times New Roman" w:hAnsi="Times New Roman" w:cs="Times New Roman"/>
          <w:b w:val="0"/>
          <w:iCs/>
          <w:sz w:val="24"/>
          <w:szCs w:val="24"/>
        </w:rPr>
        <w:t>The function of relay driver circuit is to provide the necessary current (typically 25 to 70ma) to energize the relay coil</w:t>
      </w:r>
      <w:r w:rsidRPr="005A7FE3">
        <w:rPr>
          <w:rFonts w:ascii="Times New Roman" w:hAnsi="Times New Roman" w:cs="Times New Roman"/>
          <w:iCs/>
          <w:sz w:val="24"/>
          <w:szCs w:val="24"/>
        </w:rPr>
        <w:t xml:space="preserve">. </w:t>
      </w:r>
    </w:p>
    <w:p w:rsidR="005A7FE3" w:rsidRPr="005A7FE3" w:rsidRDefault="005A7FE3" w:rsidP="005A7FE3">
      <w:pPr>
        <w:spacing w:line="360" w:lineRule="auto"/>
        <w:jc w:val="both"/>
        <w:rPr>
          <w:rFonts w:ascii="Times New Roman" w:hAnsi="Times New Roman" w:cs="Times New Roman"/>
          <w:iCs/>
          <w:sz w:val="24"/>
          <w:szCs w:val="24"/>
        </w:rPr>
      </w:pPr>
      <w:r w:rsidRPr="005A7FE3">
        <w:rPr>
          <w:rFonts w:ascii="Times New Roman" w:hAnsi="Times New Roman" w:cs="Times New Roman"/>
          <w:iCs/>
          <w:noProof/>
          <w:sz w:val="24"/>
          <w:szCs w:val="24"/>
        </w:rPr>
        <w:drawing>
          <wp:inline distT="0" distB="0" distL="0" distR="0">
            <wp:extent cx="3329940" cy="2060575"/>
            <wp:effectExtent l="19050" t="0" r="3810" b="0"/>
            <wp:docPr id="58"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64"/>
                    <a:srcRect/>
                    <a:stretch>
                      <a:fillRect/>
                    </a:stretch>
                  </pic:blipFill>
                  <pic:spPr bwMode="auto">
                    <a:xfrm>
                      <a:off x="0" y="0"/>
                      <a:ext cx="3329940" cy="2060575"/>
                    </a:xfrm>
                    <a:prstGeom prst="rect">
                      <a:avLst/>
                    </a:prstGeom>
                    <a:noFill/>
                    <a:ln w="9525">
                      <a:noFill/>
                      <a:miter lim="800000"/>
                      <a:headEnd/>
                      <a:tailEnd/>
                    </a:ln>
                  </pic:spPr>
                </pic:pic>
              </a:graphicData>
            </a:graphic>
          </wp:inline>
        </w:drawing>
      </w:r>
    </w:p>
    <w:p w:rsidR="005A7FE3" w:rsidRPr="005A7FE3" w:rsidRDefault="005A7FE3" w:rsidP="005A7FE3">
      <w:pPr>
        <w:spacing w:line="360" w:lineRule="auto"/>
        <w:jc w:val="both"/>
        <w:rPr>
          <w:rFonts w:ascii="Times New Roman" w:hAnsi="Times New Roman" w:cs="Times New Roman"/>
          <w:iCs/>
          <w:sz w:val="24"/>
          <w:szCs w:val="24"/>
        </w:rPr>
      </w:pPr>
      <w:r w:rsidRPr="005A7FE3">
        <w:rPr>
          <w:rFonts w:ascii="Times New Roman" w:hAnsi="Times New Roman" w:cs="Times New Roman"/>
          <w:iCs/>
          <w:sz w:val="24"/>
          <w:szCs w:val="24"/>
        </w:rPr>
        <w:t xml:space="preserve">Figure </w:t>
      </w:r>
    </w:p>
    <w:p w:rsidR="005A7FE3" w:rsidRPr="005A7FE3" w:rsidRDefault="005A7FE3" w:rsidP="005A7FE3">
      <w:pPr>
        <w:pStyle w:val="NormalWeb"/>
        <w:spacing w:line="360" w:lineRule="auto"/>
        <w:jc w:val="both"/>
        <w:rPr>
          <w:iCs/>
        </w:rPr>
      </w:pPr>
      <w:r w:rsidRPr="005A7FE3">
        <w:rPr>
          <w:rStyle w:val="Emphasis"/>
        </w:rPr>
        <w:t xml:space="preserve">Figure 1 </w:t>
      </w:r>
      <w:r w:rsidRPr="005A7FE3">
        <w:rPr>
          <w:iCs/>
        </w:rPr>
        <w:t xml:space="preserve">shows the basic relay driver circuit. As you can see an </w:t>
      </w:r>
      <w:r w:rsidRPr="005A7FE3">
        <w:rPr>
          <w:rStyle w:val="Strong"/>
          <w:b w:val="0"/>
          <w:iCs/>
        </w:rPr>
        <w:t>NPN transistor BC547</w:t>
      </w:r>
      <w:r w:rsidRPr="005A7FE3">
        <w:rPr>
          <w:iCs/>
        </w:rPr>
        <w:t xml:space="preserve"> is being used to control the relay. The transistor is driven into saturation (turned ON</w:t>
      </w:r>
      <w:proofErr w:type="gramStart"/>
      <w:r w:rsidRPr="005A7FE3">
        <w:rPr>
          <w:iCs/>
        </w:rPr>
        <w:t>)  when</w:t>
      </w:r>
      <w:proofErr w:type="gramEnd"/>
      <w:r w:rsidRPr="005A7FE3">
        <w:rPr>
          <w:iCs/>
        </w:rPr>
        <w:t xml:space="preserve"> a </w:t>
      </w:r>
      <w:r w:rsidRPr="005A7FE3">
        <w:rPr>
          <w:iCs/>
        </w:rPr>
        <w:lastRenderedPageBreak/>
        <w:t xml:space="preserve">LOGIC 1 is written on the PORT PIN thus turning ON the relay. The relay is turned OFF by writing LOGIC 0 on the port pin. </w:t>
      </w:r>
    </w:p>
    <w:p w:rsidR="005A7FE3" w:rsidRPr="005A7FE3" w:rsidRDefault="005A7FE3" w:rsidP="005A7FE3">
      <w:pPr>
        <w:pStyle w:val="NormalWeb"/>
        <w:spacing w:line="360" w:lineRule="auto"/>
        <w:jc w:val="both"/>
        <w:rPr>
          <w:iCs/>
        </w:rPr>
      </w:pPr>
      <w:r w:rsidRPr="005A7FE3">
        <w:rPr>
          <w:iCs/>
        </w:rPr>
        <w:t xml:space="preserve">A diode (1N4007/1N4148) is connected across the relay </w:t>
      </w:r>
      <w:proofErr w:type="gramStart"/>
      <w:r w:rsidRPr="005A7FE3">
        <w:rPr>
          <w:iCs/>
        </w:rPr>
        <w:t>coil,</w:t>
      </w:r>
      <w:proofErr w:type="gramEnd"/>
      <w:r w:rsidRPr="005A7FE3">
        <w:rPr>
          <w:iCs/>
        </w:rPr>
        <w:t xml:space="preserve"> this is done so as to protect the transistor from damage due to the </w:t>
      </w:r>
      <w:r w:rsidRPr="005A7FE3">
        <w:rPr>
          <w:rStyle w:val="Strong"/>
          <w:b w:val="0"/>
          <w:iCs/>
        </w:rPr>
        <w:t>BACK</w:t>
      </w:r>
      <w:r w:rsidRPr="005A7FE3">
        <w:rPr>
          <w:iCs/>
        </w:rPr>
        <w:t xml:space="preserve"> </w:t>
      </w:r>
      <w:r w:rsidRPr="005A7FE3">
        <w:rPr>
          <w:rStyle w:val="Strong"/>
          <w:b w:val="0"/>
          <w:iCs/>
        </w:rPr>
        <w:t>EMF</w:t>
      </w:r>
      <w:r w:rsidRPr="005A7FE3">
        <w:rPr>
          <w:iCs/>
        </w:rPr>
        <w:t xml:space="preserve"> generated in the relay's inductive coil when the transistor is turned OFF. When the transistor is switched OFF the energy stored in the inductor is dissipated through the diode &amp; the internal resistance of the relay coil. As you can see we have used a pull up resistor at the base of the transistor. AT8951/52/55 has an internal pull up resistor of 10k so when the pin is pulled high the current flows through this resistor so the maximum output current is 5v/10K = 0.5ma, the DC current gain of BC547 is 100 so the maximum collector current we can get is 0.5ma x 100 = 50ma, but most of the relays require more than 70ma-130ma current depending on the relay that we have used, 0.5ma of base current is not suitable enough for turning ON the relay, so we have used an external pull up resistor. When the controller pin is high current flows through the controller pin i.e. 5v/10k=0.5ma as well as through the pull up resistor. We have used 4.7k pull up resistor so 5v/4.7k=1.1ma so maximum base current can be 0.5ma + 1.1ma=1.6ma i.e. collector current =1.6ma x 100 = 160ma which is enough to turn ON most of the relays. </w:t>
      </w:r>
    </w:p>
    <w:p w:rsidR="005A7FE3" w:rsidRPr="005A7FE3" w:rsidRDefault="005A7FE3" w:rsidP="005A7FE3">
      <w:pPr>
        <w:spacing w:line="360" w:lineRule="auto"/>
        <w:jc w:val="both"/>
        <w:rPr>
          <w:rFonts w:ascii="Times New Roman" w:hAnsi="Times New Roman" w:cs="Times New Roman"/>
          <w:iCs/>
          <w:sz w:val="24"/>
          <w:szCs w:val="24"/>
        </w:rPr>
      </w:pPr>
    </w:p>
    <w:p w:rsidR="005A7FE3" w:rsidRPr="005A7FE3" w:rsidRDefault="005A7FE3" w:rsidP="005A7FE3">
      <w:pPr>
        <w:shd w:val="clear" w:color="auto" w:fill="FFFEF9"/>
        <w:spacing w:after="240" w:line="360" w:lineRule="auto"/>
        <w:jc w:val="both"/>
        <w:textAlignment w:val="baseline"/>
        <w:rPr>
          <w:rFonts w:ascii="Times New Roman" w:hAnsi="Times New Roman" w:cs="Times New Roman"/>
          <w:iCs/>
          <w:sz w:val="24"/>
          <w:szCs w:val="24"/>
        </w:rPr>
      </w:pPr>
      <w:r w:rsidRPr="005A7FE3">
        <w:rPr>
          <w:rFonts w:ascii="Times New Roman" w:hAnsi="Times New Roman" w:cs="Times New Roman"/>
          <w:iCs/>
          <w:sz w:val="24"/>
          <w:szCs w:val="24"/>
        </w:rPr>
        <w:t>The right relay depends on what you want to switch and how fast. What voltage, current, etc...</w:t>
      </w:r>
    </w:p>
    <w:p w:rsidR="005A7FE3" w:rsidRPr="005A7FE3" w:rsidRDefault="005A7FE3" w:rsidP="005A7FE3">
      <w:pPr>
        <w:shd w:val="clear" w:color="auto" w:fill="FFFEF9"/>
        <w:spacing w:after="240" w:line="360" w:lineRule="auto"/>
        <w:jc w:val="both"/>
        <w:textAlignment w:val="baseline"/>
        <w:rPr>
          <w:rFonts w:ascii="Times New Roman" w:hAnsi="Times New Roman" w:cs="Times New Roman"/>
          <w:iCs/>
          <w:sz w:val="24"/>
          <w:szCs w:val="24"/>
        </w:rPr>
      </w:pPr>
      <w:r w:rsidRPr="005A7FE3">
        <w:rPr>
          <w:rFonts w:ascii="Times New Roman" w:hAnsi="Times New Roman" w:cs="Times New Roman"/>
          <w:iCs/>
          <w:sz w:val="24"/>
          <w:szCs w:val="24"/>
        </w:rPr>
        <w:t xml:space="preserve">You won't be able to drive it directly from the </w:t>
      </w:r>
      <w:proofErr w:type="spellStart"/>
      <w:r w:rsidRPr="005A7FE3">
        <w:rPr>
          <w:rFonts w:ascii="Times New Roman" w:hAnsi="Times New Roman" w:cs="Times New Roman"/>
          <w:iCs/>
          <w:sz w:val="24"/>
          <w:szCs w:val="24"/>
        </w:rPr>
        <w:t>Arduino</w:t>
      </w:r>
      <w:proofErr w:type="spellEnd"/>
      <w:r w:rsidRPr="005A7FE3">
        <w:rPr>
          <w:rFonts w:ascii="Times New Roman" w:hAnsi="Times New Roman" w:cs="Times New Roman"/>
          <w:iCs/>
          <w:sz w:val="24"/>
          <w:szCs w:val="24"/>
        </w:rPr>
        <w:t xml:space="preserve"> pin, as most general purpose relays require at least 150mW to switch which is &gt;30mA @ 5V. You will need to use something like this:</w:t>
      </w:r>
    </w:p>
    <w:p w:rsidR="005A7FE3" w:rsidRPr="005A7FE3" w:rsidRDefault="005A7FE3" w:rsidP="005A7FE3">
      <w:pPr>
        <w:shd w:val="clear" w:color="auto" w:fill="FFFEF9"/>
        <w:spacing w:after="240" w:line="360" w:lineRule="auto"/>
        <w:jc w:val="both"/>
        <w:textAlignment w:val="baseline"/>
        <w:rPr>
          <w:rFonts w:ascii="Times New Roman" w:hAnsi="Times New Roman" w:cs="Times New Roman"/>
          <w:iCs/>
          <w:sz w:val="24"/>
          <w:szCs w:val="24"/>
        </w:rPr>
      </w:pPr>
      <w:r w:rsidRPr="005A7FE3">
        <w:rPr>
          <w:rFonts w:ascii="Times New Roman" w:hAnsi="Times New Roman" w:cs="Times New Roman"/>
          <w:iCs/>
          <w:noProof/>
          <w:sz w:val="24"/>
          <w:szCs w:val="24"/>
        </w:rPr>
        <w:lastRenderedPageBreak/>
        <w:drawing>
          <wp:inline distT="0" distB="0" distL="0" distR="0">
            <wp:extent cx="3548380" cy="2988945"/>
            <wp:effectExtent l="19050" t="0" r="0" b="0"/>
            <wp:docPr id="59" name="Picture 5" descr="Relay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y driver"/>
                    <pic:cNvPicPr>
                      <a:picLocks noChangeAspect="1" noChangeArrowheads="1"/>
                    </pic:cNvPicPr>
                  </pic:nvPicPr>
                  <pic:blipFill>
                    <a:blip r:embed="rId65"/>
                    <a:srcRect/>
                    <a:stretch>
                      <a:fillRect/>
                    </a:stretch>
                  </pic:blipFill>
                  <pic:spPr bwMode="auto">
                    <a:xfrm>
                      <a:off x="0" y="0"/>
                      <a:ext cx="3548380" cy="2988945"/>
                    </a:xfrm>
                    <a:prstGeom prst="rect">
                      <a:avLst/>
                    </a:prstGeom>
                    <a:noFill/>
                    <a:ln w="9525">
                      <a:noFill/>
                      <a:miter lim="800000"/>
                      <a:headEnd/>
                      <a:tailEnd/>
                    </a:ln>
                  </pic:spPr>
                </pic:pic>
              </a:graphicData>
            </a:graphic>
          </wp:inline>
        </w:drawing>
      </w:r>
    </w:p>
    <w:p w:rsidR="005A7FE3" w:rsidRPr="005A7FE3" w:rsidRDefault="005A7FE3" w:rsidP="005A7FE3">
      <w:pPr>
        <w:shd w:val="clear" w:color="auto" w:fill="FFFEF9"/>
        <w:spacing w:after="240" w:line="360" w:lineRule="auto"/>
        <w:jc w:val="both"/>
        <w:textAlignment w:val="baseline"/>
        <w:rPr>
          <w:rFonts w:ascii="Times New Roman" w:hAnsi="Times New Roman" w:cs="Times New Roman"/>
          <w:iCs/>
          <w:sz w:val="24"/>
          <w:szCs w:val="24"/>
        </w:rPr>
      </w:pPr>
      <w:r w:rsidRPr="005A7FE3">
        <w:rPr>
          <w:rFonts w:ascii="Times New Roman" w:hAnsi="Times New Roman" w:cs="Times New Roman"/>
          <w:iCs/>
          <w:sz w:val="24"/>
          <w:szCs w:val="24"/>
        </w:rPr>
        <w:t>The NPN can be just about any general purpose NPN (2N2222, BC337, etc) and the diode can be most general purpose diodes (1N4001 or similar) VCC is your +5V.</w:t>
      </w:r>
    </w:p>
    <w:p w:rsidR="005A7FE3" w:rsidRPr="005A7FE3" w:rsidRDefault="005A7FE3" w:rsidP="005A7FE3">
      <w:pPr>
        <w:shd w:val="clear" w:color="auto" w:fill="FFFEF9"/>
        <w:spacing w:line="360" w:lineRule="auto"/>
        <w:jc w:val="both"/>
        <w:textAlignment w:val="baseline"/>
        <w:rPr>
          <w:rFonts w:ascii="Times New Roman" w:hAnsi="Times New Roman" w:cs="Times New Roman"/>
          <w:iCs/>
          <w:sz w:val="24"/>
          <w:szCs w:val="24"/>
        </w:rPr>
      </w:pPr>
      <w:r w:rsidRPr="005A7FE3">
        <w:rPr>
          <w:rFonts w:ascii="Times New Roman" w:hAnsi="Times New Roman" w:cs="Times New Roman"/>
          <w:iCs/>
          <w:sz w:val="24"/>
          <w:szCs w:val="24"/>
        </w:rPr>
        <w:t xml:space="preserve">If you go to somewhere like </w:t>
      </w:r>
      <w:proofErr w:type="spellStart"/>
      <w:r w:rsidRPr="005A7FE3">
        <w:rPr>
          <w:rFonts w:ascii="Times New Roman" w:hAnsi="Times New Roman" w:cs="Times New Roman"/>
          <w:iCs/>
          <w:sz w:val="24"/>
          <w:szCs w:val="24"/>
        </w:rPr>
        <w:t>Farnell</w:t>
      </w:r>
      <w:proofErr w:type="spellEnd"/>
      <w:r w:rsidRPr="005A7FE3">
        <w:rPr>
          <w:rFonts w:ascii="Times New Roman" w:hAnsi="Times New Roman" w:cs="Times New Roman"/>
          <w:iCs/>
          <w:sz w:val="24"/>
          <w:szCs w:val="24"/>
        </w:rPr>
        <w:t>, and use the parametric search to narrow down you options, you will get hundreds of choices, here is an </w:t>
      </w:r>
      <w:hyperlink r:id="rId66" w:history="1">
        <w:r w:rsidRPr="005A7FE3">
          <w:rPr>
            <w:rFonts w:ascii="Times New Roman" w:hAnsi="Times New Roman" w:cs="Times New Roman"/>
            <w:iCs/>
            <w:sz w:val="24"/>
            <w:szCs w:val="24"/>
          </w:rPr>
          <w:t>example search</w:t>
        </w:r>
      </w:hyperlink>
      <w:r w:rsidRPr="005A7FE3">
        <w:rPr>
          <w:rFonts w:ascii="Times New Roman" w:hAnsi="Times New Roman" w:cs="Times New Roman"/>
          <w:iCs/>
          <w:sz w:val="24"/>
          <w:szCs w:val="24"/>
        </w:rPr>
        <w:t> with 5VDC general purpose relays capable of &gt;10A and &gt;250VAC selected.</w:t>
      </w:r>
    </w:p>
    <w:p w:rsidR="005A7FE3" w:rsidRPr="005A7FE3" w:rsidRDefault="005A7FE3" w:rsidP="005A7FE3">
      <w:pPr>
        <w:shd w:val="clear" w:color="auto" w:fill="FFFEF9"/>
        <w:spacing w:after="240" w:line="360" w:lineRule="auto"/>
        <w:jc w:val="both"/>
        <w:textAlignment w:val="baseline"/>
        <w:rPr>
          <w:rFonts w:ascii="Times New Roman" w:hAnsi="Times New Roman" w:cs="Times New Roman"/>
          <w:iCs/>
          <w:sz w:val="24"/>
          <w:szCs w:val="24"/>
        </w:rPr>
      </w:pPr>
      <w:r w:rsidRPr="005A7FE3">
        <w:rPr>
          <w:rFonts w:ascii="Times New Roman" w:hAnsi="Times New Roman" w:cs="Times New Roman"/>
          <w:iCs/>
          <w:sz w:val="24"/>
          <w:szCs w:val="24"/>
        </w:rPr>
        <w:t>EDIT</w:t>
      </w:r>
    </w:p>
    <w:p w:rsidR="005A7FE3" w:rsidRPr="005A7FE3" w:rsidRDefault="005A7FE3" w:rsidP="005A7FE3">
      <w:pPr>
        <w:shd w:val="clear" w:color="auto" w:fill="FFFEF9"/>
        <w:spacing w:after="240" w:line="360" w:lineRule="auto"/>
        <w:jc w:val="both"/>
        <w:textAlignment w:val="baseline"/>
        <w:rPr>
          <w:rFonts w:ascii="Times New Roman" w:hAnsi="Times New Roman" w:cs="Times New Roman"/>
          <w:iCs/>
          <w:sz w:val="24"/>
          <w:szCs w:val="24"/>
        </w:rPr>
      </w:pPr>
      <w:r w:rsidRPr="005A7FE3">
        <w:rPr>
          <w:rFonts w:ascii="Times New Roman" w:hAnsi="Times New Roman" w:cs="Times New Roman"/>
          <w:iCs/>
          <w:sz w:val="24"/>
          <w:szCs w:val="24"/>
        </w:rPr>
        <w:t xml:space="preserve">It seems this is to turn an ATX supply on by pulling the PC_ON (usually green) connection to ground. In this case the relay is </w:t>
      </w:r>
      <w:proofErr w:type="gramStart"/>
      <w:r w:rsidRPr="005A7FE3">
        <w:rPr>
          <w:rFonts w:ascii="Times New Roman" w:hAnsi="Times New Roman" w:cs="Times New Roman"/>
          <w:iCs/>
          <w:sz w:val="24"/>
          <w:szCs w:val="24"/>
        </w:rPr>
        <w:t>a bit</w:t>
      </w:r>
      <w:proofErr w:type="gramEnd"/>
      <w:r w:rsidRPr="005A7FE3">
        <w:rPr>
          <w:rFonts w:ascii="Times New Roman" w:hAnsi="Times New Roman" w:cs="Times New Roman"/>
          <w:iCs/>
          <w:sz w:val="24"/>
          <w:szCs w:val="24"/>
        </w:rPr>
        <w:t xml:space="preserve"> overkill, and a simple open collector NPN transistor circuit can be used:</w:t>
      </w:r>
    </w:p>
    <w:p w:rsidR="005A7FE3" w:rsidRPr="005A7FE3" w:rsidRDefault="005A7FE3" w:rsidP="005A7FE3">
      <w:pPr>
        <w:shd w:val="clear" w:color="auto" w:fill="FFFEF9"/>
        <w:spacing w:after="240" w:line="360" w:lineRule="auto"/>
        <w:jc w:val="both"/>
        <w:textAlignment w:val="baseline"/>
        <w:rPr>
          <w:rFonts w:ascii="Times New Roman" w:hAnsi="Times New Roman" w:cs="Times New Roman"/>
          <w:iCs/>
          <w:sz w:val="24"/>
          <w:szCs w:val="24"/>
        </w:rPr>
      </w:pPr>
      <w:r w:rsidRPr="005A7FE3">
        <w:rPr>
          <w:rFonts w:ascii="Times New Roman" w:hAnsi="Times New Roman" w:cs="Times New Roman"/>
          <w:iCs/>
          <w:noProof/>
          <w:sz w:val="24"/>
          <w:szCs w:val="24"/>
        </w:rPr>
        <w:lastRenderedPageBreak/>
        <w:drawing>
          <wp:inline distT="0" distB="0" distL="0" distR="0">
            <wp:extent cx="5568315" cy="3152775"/>
            <wp:effectExtent l="19050" t="0" r="0" b="0"/>
            <wp:docPr id="60" name="Picture 6" descr="PC On transistor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C On transistor circuit"/>
                    <pic:cNvPicPr>
                      <a:picLocks noChangeAspect="1" noChangeArrowheads="1"/>
                    </pic:cNvPicPr>
                  </pic:nvPicPr>
                  <pic:blipFill>
                    <a:blip r:embed="rId67"/>
                    <a:srcRect/>
                    <a:stretch>
                      <a:fillRect/>
                    </a:stretch>
                  </pic:blipFill>
                  <pic:spPr bwMode="auto">
                    <a:xfrm>
                      <a:off x="0" y="0"/>
                      <a:ext cx="5568315" cy="3152775"/>
                    </a:xfrm>
                    <a:prstGeom prst="rect">
                      <a:avLst/>
                    </a:prstGeom>
                    <a:noFill/>
                    <a:ln w="9525">
                      <a:noFill/>
                      <a:miter lim="800000"/>
                      <a:headEnd/>
                      <a:tailEnd/>
                    </a:ln>
                  </pic:spPr>
                </pic:pic>
              </a:graphicData>
            </a:graphic>
          </wp:inline>
        </w:drawing>
      </w:r>
    </w:p>
    <w:p w:rsidR="005A7FE3" w:rsidRPr="005A7FE3" w:rsidRDefault="005A7FE3" w:rsidP="005A7FE3">
      <w:pPr>
        <w:shd w:val="clear" w:color="auto" w:fill="FFFEF9"/>
        <w:spacing w:after="240" w:line="360" w:lineRule="auto"/>
        <w:jc w:val="both"/>
        <w:textAlignment w:val="baseline"/>
        <w:rPr>
          <w:rFonts w:ascii="Times New Roman" w:hAnsi="Times New Roman" w:cs="Times New Roman"/>
          <w:iCs/>
          <w:sz w:val="24"/>
          <w:szCs w:val="24"/>
        </w:rPr>
      </w:pPr>
      <w:r w:rsidRPr="005A7FE3">
        <w:rPr>
          <w:rFonts w:ascii="Times New Roman" w:hAnsi="Times New Roman" w:cs="Times New Roman"/>
          <w:iCs/>
          <w:sz w:val="24"/>
          <w:szCs w:val="24"/>
        </w:rPr>
        <w:t>The dotted area is inside the PC, so all you need is the NPN transistor (almost any general purpose will do) and the resistor (4.7kOhm is shown, but depending on the transistor gain, R1 can be between say, 50kOhm and 1kOhm - between 1kOhm and 10kOhm should work with just about anything though</w:t>
      </w:r>
      <w:proofErr w:type="gramStart"/>
      <w:r w:rsidRPr="005A7FE3">
        <w:rPr>
          <w:rFonts w:ascii="Times New Roman" w:hAnsi="Times New Roman" w:cs="Times New Roman"/>
          <w:iCs/>
          <w:sz w:val="24"/>
          <w:szCs w:val="24"/>
        </w:rPr>
        <w:t>)</w:t>
      </w:r>
      <w:proofErr w:type="gramEnd"/>
      <w:r w:rsidRPr="005A7FE3">
        <w:rPr>
          <w:rFonts w:ascii="Times New Roman" w:hAnsi="Times New Roman" w:cs="Times New Roman"/>
          <w:iCs/>
          <w:sz w:val="24"/>
          <w:szCs w:val="24"/>
        </w:rPr>
        <w:br/>
        <w:t xml:space="preserve">The </w:t>
      </w:r>
      <w:proofErr w:type="spellStart"/>
      <w:r w:rsidRPr="005A7FE3">
        <w:rPr>
          <w:rFonts w:ascii="Times New Roman" w:hAnsi="Times New Roman" w:cs="Times New Roman"/>
          <w:iCs/>
          <w:sz w:val="24"/>
          <w:szCs w:val="24"/>
        </w:rPr>
        <w:t>R_pull</w:t>
      </w:r>
      <w:proofErr w:type="spellEnd"/>
      <w:r w:rsidRPr="005A7FE3">
        <w:rPr>
          <w:rFonts w:ascii="Times New Roman" w:hAnsi="Times New Roman" w:cs="Times New Roman"/>
          <w:iCs/>
          <w:sz w:val="24"/>
          <w:szCs w:val="24"/>
        </w:rPr>
        <w:t xml:space="preserve"> up of 1kOhm is assuming about the worst case - it will probably be between 2kOhm and 10kOhm. The circuit as shown would work with a pull up down to around 100 ohms though if needed.</w:t>
      </w:r>
    </w:p>
    <w:tbl>
      <w:tblPr>
        <w:tblW w:w="9840" w:type="dxa"/>
        <w:shd w:val="clear" w:color="auto" w:fill="FFFEF9"/>
        <w:tblCellMar>
          <w:left w:w="0" w:type="dxa"/>
          <w:right w:w="0" w:type="dxa"/>
        </w:tblCellMar>
        <w:tblLook w:val="04A0"/>
      </w:tblPr>
      <w:tblGrid>
        <w:gridCol w:w="9840"/>
      </w:tblGrid>
      <w:tr w:rsidR="005A7FE3" w:rsidRPr="005A7FE3" w:rsidTr="000E439B">
        <w:tc>
          <w:tcPr>
            <w:tcW w:w="0" w:type="auto"/>
            <w:tcBorders>
              <w:top w:val="nil"/>
              <w:left w:val="nil"/>
              <w:bottom w:val="nil"/>
              <w:right w:val="nil"/>
            </w:tcBorders>
            <w:shd w:val="clear" w:color="auto" w:fill="FFFEF9"/>
            <w:hideMark/>
          </w:tcPr>
          <w:p w:rsidR="005A7FE3" w:rsidRPr="005A7FE3" w:rsidRDefault="005A7FE3" w:rsidP="005A7FE3">
            <w:pPr>
              <w:spacing w:line="360" w:lineRule="auto"/>
              <w:jc w:val="both"/>
              <w:textAlignment w:val="baseline"/>
              <w:rPr>
                <w:rFonts w:ascii="Times New Roman" w:hAnsi="Times New Roman" w:cs="Times New Roman"/>
                <w:iCs/>
                <w:sz w:val="24"/>
                <w:szCs w:val="24"/>
              </w:rPr>
            </w:pPr>
          </w:p>
        </w:tc>
      </w:tr>
    </w:tbl>
    <w:p w:rsidR="005A7FE3" w:rsidRPr="005A7FE3" w:rsidRDefault="005A7FE3" w:rsidP="005A7FE3">
      <w:pPr>
        <w:spacing w:line="360" w:lineRule="auto"/>
        <w:jc w:val="both"/>
        <w:rPr>
          <w:rFonts w:ascii="Times New Roman" w:hAnsi="Times New Roman" w:cs="Times New Roman"/>
          <w:iCs/>
          <w:sz w:val="24"/>
          <w:szCs w:val="24"/>
        </w:rPr>
      </w:pPr>
    </w:p>
    <w:p w:rsidR="005A7FE3" w:rsidRPr="005A7FE3" w:rsidRDefault="005A7FE3" w:rsidP="005A7FE3">
      <w:pPr>
        <w:shd w:val="clear" w:color="auto" w:fill="FFFFFF"/>
        <w:spacing w:after="0" w:line="360" w:lineRule="auto"/>
        <w:jc w:val="both"/>
        <w:rPr>
          <w:rFonts w:ascii="Times New Roman" w:eastAsia="Times New Roman" w:hAnsi="Times New Roman" w:cs="Times New Roman"/>
          <w:bCs/>
          <w:sz w:val="24"/>
          <w:szCs w:val="24"/>
          <w:bdr w:val="none" w:sz="0" w:space="0" w:color="auto" w:frame="1"/>
        </w:rPr>
      </w:pPr>
      <w:proofErr w:type="spellStart"/>
      <w:r w:rsidRPr="005A7FE3">
        <w:rPr>
          <w:rFonts w:ascii="Times New Roman" w:eastAsia="Times New Roman" w:hAnsi="Times New Roman" w:cs="Times New Roman"/>
          <w:bCs/>
          <w:sz w:val="24"/>
          <w:szCs w:val="24"/>
          <w:bdr w:val="none" w:sz="0" w:space="0" w:color="auto" w:frame="1"/>
        </w:rPr>
        <w:t>Nodemcu</w:t>
      </w:r>
      <w:proofErr w:type="spellEnd"/>
    </w:p>
    <w:p w:rsidR="005A7FE3" w:rsidRPr="005A7FE3" w:rsidRDefault="005A7FE3" w:rsidP="005A7FE3">
      <w:pPr>
        <w:shd w:val="clear" w:color="auto" w:fill="FFFFFF"/>
        <w:spacing w:after="0" w:line="360" w:lineRule="auto"/>
        <w:jc w:val="both"/>
        <w:rPr>
          <w:rFonts w:ascii="Times New Roman" w:eastAsia="Times New Roman" w:hAnsi="Times New Roman" w:cs="Times New Roman"/>
          <w:sz w:val="24"/>
          <w:szCs w:val="24"/>
        </w:rPr>
      </w:pPr>
      <w:proofErr w:type="spellStart"/>
      <w:r w:rsidRPr="005A7FE3">
        <w:rPr>
          <w:rFonts w:ascii="Times New Roman" w:eastAsia="Times New Roman" w:hAnsi="Times New Roman" w:cs="Times New Roman"/>
          <w:bCs/>
          <w:sz w:val="24"/>
          <w:szCs w:val="24"/>
          <w:bdr w:val="none" w:sz="0" w:space="0" w:color="auto" w:frame="1"/>
        </w:rPr>
        <w:t>NodeMCU</w:t>
      </w:r>
      <w:proofErr w:type="spellEnd"/>
      <w:r w:rsidRPr="005A7FE3">
        <w:rPr>
          <w:rFonts w:ascii="Times New Roman" w:eastAsia="Times New Roman" w:hAnsi="Times New Roman" w:cs="Times New Roman"/>
          <w:sz w:val="24"/>
          <w:szCs w:val="24"/>
        </w:rPr>
        <w:t> is an open-source firmware for which open-source prototyping board designs are available. The name “</w:t>
      </w:r>
      <w:proofErr w:type="spellStart"/>
      <w:r w:rsidRPr="005A7FE3">
        <w:rPr>
          <w:rFonts w:ascii="Times New Roman" w:eastAsia="Times New Roman" w:hAnsi="Times New Roman" w:cs="Times New Roman"/>
          <w:bCs/>
          <w:sz w:val="24"/>
          <w:szCs w:val="24"/>
          <w:bdr w:val="none" w:sz="0" w:space="0" w:color="auto" w:frame="1"/>
        </w:rPr>
        <w:t>NodeMCU</w:t>
      </w:r>
      <w:proofErr w:type="spellEnd"/>
      <w:r w:rsidRPr="005A7FE3">
        <w:rPr>
          <w:rFonts w:ascii="Times New Roman" w:eastAsia="Times New Roman" w:hAnsi="Times New Roman" w:cs="Times New Roman"/>
          <w:sz w:val="24"/>
          <w:szCs w:val="24"/>
        </w:rPr>
        <w:t>” combines “node” and “MCU” (micro-controller unit). The term “</w:t>
      </w:r>
      <w:proofErr w:type="spellStart"/>
      <w:r w:rsidRPr="005A7FE3">
        <w:rPr>
          <w:rFonts w:ascii="Times New Roman" w:eastAsia="Times New Roman" w:hAnsi="Times New Roman" w:cs="Times New Roman"/>
          <w:bCs/>
          <w:sz w:val="24"/>
          <w:szCs w:val="24"/>
          <w:bdr w:val="none" w:sz="0" w:space="0" w:color="auto" w:frame="1"/>
        </w:rPr>
        <w:t>NodeMCU</w:t>
      </w:r>
      <w:proofErr w:type="spellEnd"/>
      <w:r w:rsidRPr="005A7FE3">
        <w:rPr>
          <w:rFonts w:ascii="Times New Roman" w:eastAsia="Times New Roman" w:hAnsi="Times New Roman" w:cs="Times New Roman"/>
          <w:sz w:val="24"/>
          <w:szCs w:val="24"/>
        </w:rPr>
        <w:t>” strictly speaking refers to the firmware rather than the associated development kits. Both the firmware and prototyping board designs are open source. </w:t>
      </w:r>
      <w:proofErr w:type="spellStart"/>
      <w:r w:rsidRPr="005A7FE3">
        <w:rPr>
          <w:rFonts w:ascii="Times New Roman" w:eastAsia="Times New Roman" w:hAnsi="Times New Roman" w:cs="Times New Roman"/>
          <w:bCs/>
          <w:sz w:val="24"/>
          <w:szCs w:val="24"/>
          <w:bdr w:val="none" w:sz="0" w:space="0" w:color="auto" w:frame="1"/>
        </w:rPr>
        <w:t>Nodemcu</w:t>
      </w:r>
      <w:proofErr w:type="spellEnd"/>
      <w:r w:rsidRPr="005A7FE3">
        <w:rPr>
          <w:rFonts w:ascii="Times New Roman" w:eastAsia="Times New Roman" w:hAnsi="Times New Roman" w:cs="Times New Roman"/>
          <w:bCs/>
          <w:sz w:val="24"/>
          <w:szCs w:val="24"/>
          <w:bdr w:val="none" w:sz="0" w:space="0" w:color="auto" w:frame="1"/>
        </w:rPr>
        <w:t xml:space="preserve"> ESP8266</w:t>
      </w:r>
      <w:r w:rsidRPr="005A7FE3">
        <w:rPr>
          <w:rFonts w:ascii="Times New Roman" w:eastAsia="Times New Roman" w:hAnsi="Times New Roman" w:cs="Times New Roman"/>
          <w:sz w:val="24"/>
          <w:szCs w:val="24"/>
        </w:rPr>
        <w:t> and </w:t>
      </w:r>
      <w:proofErr w:type="spellStart"/>
      <w:r w:rsidRPr="005A7FE3">
        <w:rPr>
          <w:rFonts w:ascii="Times New Roman" w:eastAsia="Times New Roman" w:hAnsi="Times New Roman" w:cs="Times New Roman"/>
          <w:bCs/>
          <w:sz w:val="24"/>
          <w:szCs w:val="24"/>
          <w:bdr w:val="none" w:sz="0" w:space="0" w:color="auto" w:frame="1"/>
        </w:rPr>
        <w:t>Nodemcu</w:t>
      </w:r>
      <w:proofErr w:type="spellEnd"/>
      <w:r w:rsidRPr="005A7FE3">
        <w:rPr>
          <w:rFonts w:ascii="Times New Roman" w:eastAsia="Times New Roman" w:hAnsi="Times New Roman" w:cs="Times New Roman"/>
          <w:bCs/>
          <w:sz w:val="24"/>
          <w:szCs w:val="24"/>
          <w:bdr w:val="none" w:sz="0" w:space="0" w:color="auto" w:frame="1"/>
        </w:rPr>
        <w:t xml:space="preserve"> ESP32</w:t>
      </w:r>
      <w:r w:rsidRPr="005A7FE3">
        <w:rPr>
          <w:rFonts w:ascii="Times New Roman" w:eastAsia="Times New Roman" w:hAnsi="Times New Roman" w:cs="Times New Roman"/>
          <w:sz w:val="24"/>
          <w:szCs w:val="24"/>
        </w:rPr>
        <w:t xml:space="preserve"> are becoming very popular and are almost used in more </w:t>
      </w:r>
      <w:proofErr w:type="spellStart"/>
      <w:r w:rsidRPr="005A7FE3">
        <w:rPr>
          <w:rFonts w:ascii="Times New Roman" w:eastAsia="Times New Roman" w:hAnsi="Times New Roman" w:cs="Times New Roman"/>
          <w:sz w:val="24"/>
          <w:szCs w:val="24"/>
        </w:rPr>
        <w:t>then</w:t>
      </w:r>
      <w:proofErr w:type="spellEnd"/>
      <w:r w:rsidRPr="005A7FE3">
        <w:rPr>
          <w:rFonts w:ascii="Times New Roman" w:eastAsia="Times New Roman" w:hAnsi="Times New Roman" w:cs="Times New Roman"/>
          <w:sz w:val="24"/>
          <w:szCs w:val="24"/>
        </w:rPr>
        <w:t xml:space="preserve"> 50% </w:t>
      </w:r>
      <w:proofErr w:type="spellStart"/>
      <w:r w:rsidRPr="005A7FE3">
        <w:rPr>
          <w:rFonts w:ascii="Times New Roman" w:eastAsia="Times New Roman" w:hAnsi="Times New Roman" w:cs="Times New Roman"/>
          <w:sz w:val="24"/>
          <w:szCs w:val="24"/>
        </w:rPr>
        <w:t>IoT</w:t>
      </w:r>
      <w:proofErr w:type="spellEnd"/>
      <w:r w:rsidRPr="005A7FE3">
        <w:rPr>
          <w:rFonts w:ascii="Times New Roman" w:eastAsia="Times New Roman" w:hAnsi="Times New Roman" w:cs="Times New Roman"/>
          <w:sz w:val="24"/>
          <w:szCs w:val="24"/>
        </w:rPr>
        <w:t xml:space="preserve"> based projects today.</w:t>
      </w:r>
    </w:p>
    <w:p w:rsidR="005A7FE3" w:rsidRPr="005A7FE3" w:rsidRDefault="005A7FE3" w:rsidP="005A7FE3">
      <w:pPr>
        <w:shd w:val="clear" w:color="auto" w:fill="FFFFFF"/>
        <w:spacing w:after="0" w:line="360" w:lineRule="auto"/>
        <w:jc w:val="both"/>
        <w:rPr>
          <w:rFonts w:ascii="Times New Roman" w:eastAsia="Times New Roman" w:hAnsi="Times New Roman" w:cs="Times New Roman"/>
          <w:sz w:val="24"/>
          <w:szCs w:val="24"/>
        </w:rPr>
      </w:pPr>
      <w:r w:rsidRPr="005A7FE3">
        <w:rPr>
          <w:rFonts w:ascii="Times New Roman" w:eastAsia="Times New Roman" w:hAnsi="Times New Roman" w:cs="Times New Roman"/>
          <w:sz w:val="24"/>
          <w:szCs w:val="24"/>
        </w:rPr>
        <w:t xml:space="preserve">The firmware uses the </w:t>
      </w:r>
      <w:proofErr w:type="spellStart"/>
      <w:r w:rsidRPr="005A7FE3">
        <w:rPr>
          <w:rFonts w:ascii="Times New Roman" w:eastAsia="Times New Roman" w:hAnsi="Times New Roman" w:cs="Times New Roman"/>
          <w:sz w:val="24"/>
          <w:szCs w:val="24"/>
        </w:rPr>
        <w:t>Lua</w:t>
      </w:r>
      <w:proofErr w:type="spellEnd"/>
      <w:r w:rsidRPr="005A7FE3">
        <w:rPr>
          <w:rFonts w:ascii="Times New Roman" w:eastAsia="Times New Roman" w:hAnsi="Times New Roman" w:cs="Times New Roman"/>
          <w:sz w:val="24"/>
          <w:szCs w:val="24"/>
        </w:rPr>
        <w:t xml:space="preserve"> scripting language. The firmware is based on the </w:t>
      </w:r>
      <w:proofErr w:type="spellStart"/>
      <w:r w:rsidRPr="005A7FE3">
        <w:rPr>
          <w:rFonts w:ascii="Times New Roman" w:eastAsia="Times New Roman" w:hAnsi="Times New Roman" w:cs="Times New Roman"/>
          <w:sz w:val="24"/>
          <w:szCs w:val="24"/>
        </w:rPr>
        <w:t>eLua</w:t>
      </w:r>
      <w:proofErr w:type="spellEnd"/>
      <w:r w:rsidRPr="005A7FE3">
        <w:rPr>
          <w:rFonts w:ascii="Times New Roman" w:eastAsia="Times New Roman" w:hAnsi="Times New Roman" w:cs="Times New Roman"/>
          <w:sz w:val="24"/>
          <w:szCs w:val="24"/>
        </w:rPr>
        <w:t xml:space="preserve"> project and built on the </w:t>
      </w:r>
      <w:proofErr w:type="spellStart"/>
      <w:r w:rsidRPr="005A7FE3">
        <w:rPr>
          <w:rFonts w:ascii="Times New Roman" w:eastAsia="Times New Roman" w:hAnsi="Times New Roman" w:cs="Times New Roman"/>
          <w:bCs/>
          <w:sz w:val="24"/>
          <w:szCs w:val="24"/>
          <w:bdr w:val="none" w:sz="0" w:space="0" w:color="auto" w:frame="1"/>
        </w:rPr>
        <w:t>Espressif</w:t>
      </w:r>
      <w:proofErr w:type="spellEnd"/>
      <w:r w:rsidRPr="005A7FE3">
        <w:rPr>
          <w:rFonts w:ascii="Times New Roman" w:eastAsia="Times New Roman" w:hAnsi="Times New Roman" w:cs="Times New Roman"/>
          <w:bCs/>
          <w:sz w:val="24"/>
          <w:szCs w:val="24"/>
          <w:bdr w:val="none" w:sz="0" w:space="0" w:color="auto" w:frame="1"/>
        </w:rPr>
        <w:t xml:space="preserve"> Non-OS SDK for ESP8266</w:t>
      </w:r>
      <w:r w:rsidRPr="005A7FE3">
        <w:rPr>
          <w:rFonts w:ascii="Times New Roman" w:eastAsia="Times New Roman" w:hAnsi="Times New Roman" w:cs="Times New Roman"/>
          <w:sz w:val="24"/>
          <w:szCs w:val="24"/>
        </w:rPr>
        <w:t xml:space="preserve">. It uses many open source projects, such as </w:t>
      </w:r>
      <w:proofErr w:type="spellStart"/>
      <w:r w:rsidRPr="005A7FE3">
        <w:rPr>
          <w:rFonts w:ascii="Times New Roman" w:eastAsia="Times New Roman" w:hAnsi="Times New Roman" w:cs="Times New Roman"/>
          <w:sz w:val="24"/>
          <w:szCs w:val="24"/>
        </w:rPr>
        <w:t>lua-cjson</w:t>
      </w:r>
      <w:proofErr w:type="spellEnd"/>
      <w:r w:rsidRPr="005A7FE3">
        <w:rPr>
          <w:rFonts w:ascii="Times New Roman" w:eastAsia="Times New Roman" w:hAnsi="Times New Roman" w:cs="Times New Roman"/>
          <w:sz w:val="24"/>
          <w:szCs w:val="24"/>
        </w:rPr>
        <w:t xml:space="preserve"> and SPIFFS. Due to resource constraints, users need to select the modules relevant for their project and build a firmware tailored to their needs. Support for the 32-bit </w:t>
      </w:r>
      <w:hyperlink r:id="rId68" w:history="1">
        <w:r w:rsidRPr="005A7FE3">
          <w:rPr>
            <w:rFonts w:ascii="Times New Roman" w:eastAsia="Times New Roman" w:hAnsi="Times New Roman" w:cs="Times New Roman"/>
            <w:bCs/>
            <w:sz w:val="24"/>
            <w:szCs w:val="24"/>
            <w:bdr w:val="none" w:sz="0" w:space="0" w:color="auto" w:frame="1"/>
          </w:rPr>
          <w:t>ESP32</w:t>
        </w:r>
      </w:hyperlink>
      <w:r w:rsidRPr="005A7FE3">
        <w:rPr>
          <w:rFonts w:ascii="Times New Roman" w:eastAsia="Times New Roman" w:hAnsi="Times New Roman" w:cs="Times New Roman"/>
          <w:sz w:val="24"/>
          <w:szCs w:val="24"/>
        </w:rPr>
        <w:t> has also been implemented.</w:t>
      </w:r>
    </w:p>
    <w:p w:rsidR="005A7FE3" w:rsidRPr="005A7FE3" w:rsidRDefault="005A7FE3" w:rsidP="005A7FE3">
      <w:pPr>
        <w:shd w:val="clear" w:color="auto" w:fill="FFFFFF"/>
        <w:spacing w:after="375" w:line="360" w:lineRule="auto"/>
        <w:jc w:val="both"/>
        <w:rPr>
          <w:rFonts w:ascii="Times New Roman" w:eastAsia="Times New Roman" w:hAnsi="Times New Roman" w:cs="Times New Roman"/>
          <w:sz w:val="24"/>
          <w:szCs w:val="24"/>
        </w:rPr>
      </w:pPr>
      <w:r w:rsidRPr="005A7FE3">
        <w:rPr>
          <w:rFonts w:ascii="Times New Roman" w:eastAsia="Times New Roman" w:hAnsi="Times New Roman" w:cs="Times New Roman"/>
          <w:sz w:val="24"/>
          <w:szCs w:val="24"/>
        </w:rPr>
        <w:lastRenderedPageBreak/>
        <w:t xml:space="preserve">The prototyping hardware typically used is a circuit board functioning as a dual in-line package (DIP) which integrates a USB controller with a smaller surface-mounted board containing the MCU and antenna. The choice of the DIP format allows for easy prototyping on breadboards. The design was initially was based on the ESP-12 module of the ESP8266, which is a </w:t>
      </w:r>
      <w:proofErr w:type="gramStart"/>
      <w:r w:rsidRPr="005A7FE3">
        <w:rPr>
          <w:rFonts w:ascii="Times New Roman" w:eastAsia="Times New Roman" w:hAnsi="Times New Roman" w:cs="Times New Roman"/>
          <w:sz w:val="24"/>
          <w:szCs w:val="24"/>
        </w:rPr>
        <w:t>Wi-</w:t>
      </w:r>
      <w:proofErr w:type="gramEnd"/>
      <w:r w:rsidRPr="005A7FE3">
        <w:rPr>
          <w:rFonts w:ascii="Times New Roman" w:eastAsia="Times New Roman" w:hAnsi="Times New Roman" w:cs="Times New Roman"/>
          <w:sz w:val="24"/>
          <w:szCs w:val="24"/>
        </w:rPr>
        <w:t xml:space="preserve">Fi </w:t>
      </w:r>
      <w:proofErr w:type="spellStart"/>
      <w:r w:rsidRPr="005A7FE3">
        <w:rPr>
          <w:rFonts w:ascii="Times New Roman" w:eastAsia="Times New Roman" w:hAnsi="Times New Roman" w:cs="Times New Roman"/>
          <w:sz w:val="24"/>
          <w:szCs w:val="24"/>
        </w:rPr>
        <w:t>SoC</w:t>
      </w:r>
      <w:proofErr w:type="spellEnd"/>
      <w:r w:rsidRPr="005A7FE3">
        <w:rPr>
          <w:rFonts w:ascii="Times New Roman" w:eastAsia="Times New Roman" w:hAnsi="Times New Roman" w:cs="Times New Roman"/>
          <w:sz w:val="24"/>
          <w:szCs w:val="24"/>
        </w:rPr>
        <w:t xml:space="preserve"> integrated with a </w:t>
      </w:r>
      <w:proofErr w:type="spellStart"/>
      <w:r w:rsidRPr="005A7FE3">
        <w:rPr>
          <w:rFonts w:ascii="Times New Roman" w:eastAsia="Times New Roman" w:hAnsi="Times New Roman" w:cs="Times New Roman"/>
          <w:sz w:val="24"/>
          <w:szCs w:val="24"/>
        </w:rPr>
        <w:t>Tensilica</w:t>
      </w:r>
      <w:proofErr w:type="spellEnd"/>
      <w:r w:rsidRPr="005A7FE3">
        <w:rPr>
          <w:rFonts w:ascii="Times New Roman" w:eastAsia="Times New Roman" w:hAnsi="Times New Roman" w:cs="Times New Roman"/>
          <w:sz w:val="24"/>
          <w:szCs w:val="24"/>
        </w:rPr>
        <w:t xml:space="preserve"> </w:t>
      </w:r>
      <w:proofErr w:type="spellStart"/>
      <w:r w:rsidRPr="005A7FE3">
        <w:rPr>
          <w:rFonts w:ascii="Times New Roman" w:eastAsia="Times New Roman" w:hAnsi="Times New Roman" w:cs="Times New Roman"/>
          <w:sz w:val="24"/>
          <w:szCs w:val="24"/>
        </w:rPr>
        <w:t>Xtensa</w:t>
      </w:r>
      <w:proofErr w:type="spellEnd"/>
      <w:r w:rsidRPr="005A7FE3">
        <w:rPr>
          <w:rFonts w:ascii="Times New Roman" w:eastAsia="Times New Roman" w:hAnsi="Times New Roman" w:cs="Times New Roman"/>
          <w:sz w:val="24"/>
          <w:szCs w:val="24"/>
        </w:rPr>
        <w:t xml:space="preserve"> LX106 core, widely used in </w:t>
      </w:r>
      <w:proofErr w:type="spellStart"/>
      <w:r w:rsidRPr="005A7FE3">
        <w:rPr>
          <w:rFonts w:ascii="Times New Roman" w:eastAsia="Times New Roman" w:hAnsi="Times New Roman" w:cs="Times New Roman"/>
          <w:sz w:val="24"/>
          <w:szCs w:val="24"/>
        </w:rPr>
        <w:t>IoT</w:t>
      </w:r>
      <w:proofErr w:type="spellEnd"/>
      <w:r w:rsidRPr="005A7FE3">
        <w:rPr>
          <w:rFonts w:ascii="Times New Roman" w:eastAsia="Times New Roman" w:hAnsi="Times New Roman" w:cs="Times New Roman"/>
          <w:sz w:val="24"/>
          <w:szCs w:val="24"/>
        </w:rPr>
        <w:t xml:space="preserve"> applications.</w:t>
      </w:r>
    </w:p>
    <w:p w:rsidR="005A7FE3" w:rsidRPr="005A7FE3" w:rsidRDefault="005A7FE3" w:rsidP="005A7FE3">
      <w:pPr>
        <w:shd w:val="clear" w:color="auto" w:fill="FFFFFF"/>
        <w:spacing w:after="0" w:line="360" w:lineRule="auto"/>
        <w:jc w:val="both"/>
        <w:rPr>
          <w:ins w:id="0" w:author="Unknown"/>
          <w:rFonts w:ascii="Times New Roman" w:eastAsia="Times New Roman" w:hAnsi="Times New Roman" w:cs="Times New Roman"/>
          <w:sz w:val="24"/>
          <w:szCs w:val="24"/>
          <w:bdr w:val="none" w:sz="0" w:space="0" w:color="auto" w:frame="1"/>
        </w:rPr>
      </w:pPr>
      <w:r w:rsidRPr="005A7FE3">
        <w:rPr>
          <w:rFonts w:ascii="Times New Roman" w:eastAsia="Times New Roman" w:hAnsi="Times New Roman" w:cs="Times New Roman"/>
          <w:sz w:val="24"/>
          <w:szCs w:val="24"/>
        </w:rPr>
        <w:br/>
      </w:r>
    </w:p>
    <w:p w:rsidR="005A7FE3" w:rsidRPr="005A7FE3" w:rsidRDefault="005A7FE3" w:rsidP="005A7FE3">
      <w:pPr>
        <w:shd w:val="clear" w:color="auto" w:fill="FFFFFF"/>
        <w:spacing w:after="0" w:line="360" w:lineRule="auto"/>
        <w:jc w:val="both"/>
        <w:outlineLvl w:val="2"/>
        <w:rPr>
          <w:rFonts w:ascii="Times New Roman" w:eastAsia="Times New Roman" w:hAnsi="Times New Roman" w:cs="Times New Roman"/>
          <w:bCs/>
          <w:sz w:val="24"/>
          <w:szCs w:val="24"/>
          <w:bdr w:val="none" w:sz="0" w:space="0" w:color="auto" w:frame="1"/>
        </w:rPr>
      </w:pPr>
      <w:r w:rsidRPr="005A7FE3">
        <w:rPr>
          <w:rFonts w:ascii="Times New Roman" w:eastAsia="Times New Roman" w:hAnsi="Times New Roman" w:cs="Times New Roman"/>
          <w:bCs/>
          <w:sz w:val="24"/>
          <w:szCs w:val="24"/>
          <w:bdr w:val="none" w:sz="0" w:space="0" w:color="auto" w:frame="1"/>
        </w:rPr>
        <w:t>The components and tools used in this tutorial can be purchased from Amazon, the components Purchase links are given below:</w:t>
      </w:r>
    </w:p>
    <w:p w:rsidR="005A7FE3" w:rsidRPr="005A7FE3" w:rsidRDefault="005A7FE3" w:rsidP="005A7FE3">
      <w:pPr>
        <w:shd w:val="clear" w:color="auto" w:fill="FFFFFF"/>
        <w:spacing w:after="0" w:line="360" w:lineRule="auto"/>
        <w:jc w:val="both"/>
        <w:rPr>
          <w:rFonts w:ascii="Times New Roman" w:eastAsia="Times New Roman" w:hAnsi="Times New Roman" w:cs="Times New Roman"/>
          <w:sz w:val="24"/>
          <w:szCs w:val="24"/>
          <w:bdr w:val="none" w:sz="0" w:space="0" w:color="auto" w:frame="1"/>
        </w:rPr>
      </w:pPr>
      <w:hyperlink r:id="rId69" w:history="1">
        <w:proofErr w:type="spellStart"/>
        <w:r w:rsidRPr="005A7FE3">
          <w:rPr>
            <w:rFonts w:ascii="Times New Roman" w:eastAsia="Times New Roman" w:hAnsi="Times New Roman" w:cs="Times New Roman"/>
            <w:sz w:val="24"/>
            <w:szCs w:val="24"/>
            <w:bdr w:val="none" w:sz="0" w:space="0" w:color="auto" w:frame="1"/>
          </w:rPr>
          <w:t>Nodemcu</w:t>
        </w:r>
        <w:proofErr w:type="spellEnd"/>
        <w:r w:rsidRPr="005A7FE3">
          <w:rPr>
            <w:rFonts w:ascii="Times New Roman" w:eastAsia="Times New Roman" w:hAnsi="Times New Roman" w:cs="Times New Roman"/>
            <w:sz w:val="24"/>
            <w:szCs w:val="24"/>
            <w:bdr w:val="none" w:sz="0" w:space="0" w:color="auto" w:frame="1"/>
          </w:rPr>
          <w:t xml:space="preserve"> ESP8266 </w:t>
        </w:r>
        <w:proofErr w:type="spellStart"/>
        <w:r w:rsidRPr="005A7FE3">
          <w:rPr>
            <w:rFonts w:ascii="Times New Roman" w:eastAsia="Times New Roman" w:hAnsi="Times New Roman" w:cs="Times New Roman"/>
            <w:sz w:val="24"/>
            <w:szCs w:val="24"/>
            <w:bdr w:val="none" w:sz="0" w:space="0" w:color="auto" w:frame="1"/>
          </w:rPr>
          <w:t>WiFi</w:t>
        </w:r>
        <w:proofErr w:type="spellEnd"/>
        <w:r w:rsidRPr="005A7FE3">
          <w:rPr>
            <w:rFonts w:ascii="Times New Roman" w:eastAsia="Times New Roman" w:hAnsi="Times New Roman" w:cs="Times New Roman"/>
            <w:sz w:val="24"/>
            <w:szCs w:val="24"/>
            <w:bdr w:val="none" w:sz="0" w:space="0" w:color="auto" w:frame="1"/>
          </w:rPr>
          <w:t xml:space="preserve"> Module:</w:t>
        </w:r>
      </w:hyperlink>
    </w:p>
    <w:p w:rsidR="005A7FE3" w:rsidRPr="005A7FE3" w:rsidRDefault="005A7FE3" w:rsidP="005A7FE3">
      <w:pPr>
        <w:shd w:val="clear" w:color="auto" w:fill="FFFFFF"/>
        <w:spacing w:after="0" w:line="360" w:lineRule="auto"/>
        <w:jc w:val="both"/>
        <w:rPr>
          <w:rFonts w:ascii="Times New Roman" w:eastAsia="Times New Roman" w:hAnsi="Times New Roman" w:cs="Times New Roman"/>
          <w:sz w:val="24"/>
          <w:szCs w:val="24"/>
          <w:bdr w:val="none" w:sz="0" w:space="0" w:color="auto" w:frame="1"/>
        </w:rPr>
      </w:pPr>
      <w:r w:rsidRPr="005A7FE3">
        <w:rPr>
          <w:rFonts w:ascii="Times New Roman" w:eastAsia="Times New Roman" w:hAnsi="Times New Roman" w:cs="Times New Roman"/>
          <w:bCs/>
          <w:sz w:val="24"/>
          <w:szCs w:val="24"/>
          <w:bdr w:val="none" w:sz="0" w:space="0" w:color="auto" w:frame="1"/>
        </w:rPr>
        <w:t>Other Tools and Components:</w:t>
      </w:r>
    </w:p>
    <w:p w:rsidR="005A7FE3" w:rsidRPr="005A7FE3" w:rsidRDefault="005A7FE3" w:rsidP="005A7FE3">
      <w:pPr>
        <w:shd w:val="clear" w:color="auto" w:fill="FFFFFF"/>
        <w:spacing w:after="0" w:line="360" w:lineRule="auto"/>
        <w:jc w:val="both"/>
        <w:rPr>
          <w:rFonts w:ascii="Times New Roman" w:eastAsia="Times New Roman" w:hAnsi="Times New Roman" w:cs="Times New Roman"/>
          <w:sz w:val="24"/>
          <w:szCs w:val="24"/>
          <w:bdr w:val="none" w:sz="0" w:space="0" w:color="auto" w:frame="1"/>
        </w:rPr>
      </w:pPr>
      <w:hyperlink r:id="rId70" w:history="1">
        <w:r w:rsidRPr="005A7FE3">
          <w:rPr>
            <w:rFonts w:ascii="Times New Roman" w:eastAsia="Times New Roman" w:hAnsi="Times New Roman" w:cs="Times New Roman"/>
            <w:sz w:val="24"/>
            <w:szCs w:val="24"/>
            <w:bdr w:val="none" w:sz="0" w:space="0" w:color="auto" w:frame="1"/>
          </w:rPr>
          <w:t>Super Starter kit for Beginners</w:t>
        </w:r>
      </w:hyperlink>
    </w:p>
    <w:p w:rsidR="005A7FE3" w:rsidRPr="005A7FE3" w:rsidRDefault="005A7FE3" w:rsidP="005A7FE3">
      <w:pPr>
        <w:shd w:val="clear" w:color="auto" w:fill="FFFFFF"/>
        <w:spacing w:after="0" w:line="360" w:lineRule="auto"/>
        <w:jc w:val="both"/>
        <w:rPr>
          <w:rFonts w:ascii="Times New Roman" w:eastAsia="Times New Roman" w:hAnsi="Times New Roman" w:cs="Times New Roman"/>
          <w:sz w:val="24"/>
          <w:szCs w:val="24"/>
          <w:bdr w:val="none" w:sz="0" w:space="0" w:color="auto" w:frame="1"/>
        </w:rPr>
      </w:pPr>
      <w:hyperlink r:id="rId71" w:history="1">
        <w:r w:rsidRPr="005A7FE3">
          <w:rPr>
            <w:rFonts w:ascii="Times New Roman" w:eastAsia="Times New Roman" w:hAnsi="Times New Roman" w:cs="Times New Roman"/>
            <w:sz w:val="24"/>
            <w:szCs w:val="24"/>
            <w:bdr w:val="none" w:sz="0" w:space="0" w:color="auto" w:frame="1"/>
          </w:rPr>
          <w:t>Digital Oscilloscopes</w:t>
        </w:r>
      </w:hyperlink>
    </w:p>
    <w:p w:rsidR="005A7FE3" w:rsidRPr="005A7FE3" w:rsidRDefault="005A7FE3" w:rsidP="005A7FE3">
      <w:pPr>
        <w:shd w:val="clear" w:color="auto" w:fill="FFFFFF"/>
        <w:spacing w:after="0" w:line="360" w:lineRule="auto"/>
        <w:jc w:val="both"/>
        <w:rPr>
          <w:rFonts w:ascii="Times New Roman" w:eastAsia="Times New Roman" w:hAnsi="Times New Roman" w:cs="Times New Roman"/>
          <w:sz w:val="24"/>
          <w:szCs w:val="24"/>
          <w:bdr w:val="none" w:sz="0" w:space="0" w:color="auto" w:frame="1"/>
        </w:rPr>
      </w:pPr>
      <w:hyperlink r:id="rId72" w:history="1">
        <w:r w:rsidRPr="005A7FE3">
          <w:rPr>
            <w:rFonts w:ascii="Times New Roman" w:eastAsia="Times New Roman" w:hAnsi="Times New Roman" w:cs="Times New Roman"/>
            <w:sz w:val="24"/>
            <w:szCs w:val="24"/>
            <w:bdr w:val="none" w:sz="0" w:space="0" w:color="auto" w:frame="1"/>
          </w:rPr>
          <w:t>Variable Supply</w:t>
        </w:r>
      </w:hyperlink>
    </w:p>
    <w:p w:rsidR="005A7FE3" w:rsidRPr="005A7FE3" w:rsidRDefault="005A7FE3" w:rsidP="005A7FE3">
      <w:pPr>
        <w:shd w:val="clear" w:color="auto" w:fill="FFFFFF"/>
        <w:spacing w:after="0" w:line="360" w:lineRule="auto"/>
        <w:jc w:val="both"/>
        <w:rPr>
          <w:rFonts w:ascii="Times New Roman" w:eastAsia="Times New Roman" w:hAnsi="Times New Roman" w:cs="Times New Roman"/>
          <w:sz w:val="24"/>
          <w:szCs w:val="24"/>
          <w:bdr w:val="none" w:sz="0" w:space="0" w:color="auto" w:frame="1"/>
        </w:rPr>
      </w:pPr>
      <w:hyperlink r:id="rId73" w:history="1">
        <w:r w:rsidRPr="005A7FE3">
          <w:rPr>
            <w:rFonts w:ascii="Times New Roman" w:eastAsia="Times New Roman" w:hAnsi="Times New Roman" w:cs="Times New Roman"/>
            <w:sz w:val="24"/>
            <w:szCs w:val="24"/>
            <w:bdr w:val="none" w:sz="0" w:space="0" w:color="auto" w:frame="1"/>
          </w:rPr>
          <w:t xml:space="preserve">Digital </w:t>
        </w:r>
        <w:proofErr w:type="spellStart"/>
        <w:r w:rsidRPr="005A7FE3">
          <w:rPr>
            <w:rFonts w:ascii="Times New Roman" w:eastAsia="Times New Roman" w:hAnsi="Times New Roman" w:cs="Times New Roman"/>
            <w:sz w:val="24"/>
            <w:szCs w:val="24"/>
            <w:bdr w:val="none" w:sz="0" w:space="0" w:color="auto" w:frame="1"/>
          </w:rPr>
          <w:t>Multimeter</w:t>
        </w:r>
        <w:proofErr w:type="spellEnd"/>
      </w:hyperlink>
    </w:p>
    <w:p w:rsidR="005A7FE3" w:rsidRPr="005A7FE3" w:rsidRDefault="005A7FE3" w:rsidP="005A7FE3">
      <w:pPr>
        <w:shd w:val="clear" w:color="auto" w:fill="FFFFFF"/>
        <w:spacing w:after="0" w:line="360" w:lineRule="auto"/>
        <w:jc w:val="both"/>
        <w:rPr>
          <w:rFonts w:ascii="Times New Roman" w:eastAsia="Times New Roman" w:hAnsi="Times New Roman" w:cs="Times New Roman"/>
          <w:sz w:val="24"/>
          <w:szCs w:val="24"/>
          <w:bdr w:val="none" w:sz="0" w:space="0" w:color="auto" w:frame="1"/>
        </w:rPr>
      </w:pPr>
      <w:hyperlink r:id="rId74" w:history="1">
        <w:r w:rsidRPr="005A7FE3">
          <w:rPr>
            <w:rFonts w:ascii="Times New Roman" w:eastAsia="Times New Roman" w:hAnsi="Times New Roman" w:cs="Times New Roman"/>
            <w:sz w:val="24"/>
            <w:szCs w:val="24"/>
            <w:bdr w:val="none" w:sz="0" w:space="0" w:color="auto" w:frame="1"/>
          </w:rPr>
          <w:t>Soldering iron kits</w:t>
        </w:r>
      </w:hyperlink>
    </w:p>
    <w:p w:rsidR="005A7FE3" w:rsidRPr="005A7FE3" w:rsidRDefault="005A7FE3" w:rsidP="005A7FE3">
      <w:pPr>
        <w:shd w:val="clear" w:color="auto" w:fill="FFFFFF"/>
        <w:spacing w:after="0" w:line="360" w:lineRule="auto"/>
        <w:jc w:val="both"/>
        <w:rPr>
          <w:rFonts w:ascii="Times New Roman" w:eastAsia="Times New Roman" w:hAnsi="Times New Roman" w:cs="Times New Roman"/>
          <w:sz w:val="24"/>
          <w:szCs w:val="24"/>
          <w:bdr w:val="none" w:sz="0" w:space="0" w:color="auto" w:frame="1"/>
        </w:rPr>
      </w:pPr>
      <w:hyperlink r:id="rId75" w:history="1">
        <w:r w:rsidRPr="005A7FE3">
          <w:rPr>
            <w:rFonts w:ascii="Times New Roman" w:eastAsia="Times New Roman" w:hAnsi="Times New Roman" w:cs="Times New Roman"/>
            <w:sz w:val="24"/>
            <w:szCs w:val="24"/>
            <w:bdr w:val="none" w:sz="0" w:space="0" w:color="auto" w:frame="1"/>
          </w:rPr>
          <w:t>PCB small portable drill machines</w:t>
        </w:r>
      </w:hyperlink>
    </w:p>
    <w:p w:rsidR="005A7FE3" w:rsidRPr="005A7FE3" w:rsidRDefault="005A7FE3" w:rsidP="005A7FE3">
      <w:pPr>
        <w:shd w:val="clear" w:color="auto" w:fill="FFFFFF"/>
        <w:spacing w:after="0" w:line="360" w:lineRule="auto"/>
        <w:jc w:val="both"/>
        <w:rPr>
          <w:rFonts w:ascii="Times New Roman" w:eastAsia="Times New Roman" w:hAnsi="Times New Roman" w:cs="Times New Roman"/>
          <w:sz w:val="24"/>
          <w:szCs w:val="24"/>
          <w:bdr w:val="none" w:sz="0" w:space="0" w:color="auto" w:frame="1"/>
        </w:rPr>
      </w:pPr>
      <w:r w:rsidRPr="005A7FE3">
        <w:rPr>
          <w:rFonts w:ascii="Times New Roman" w:eastAsia="Times New Roman" w:hAnsi="Times New Roman" w:cs="Times New Roman"/>
          <w:i/>
          <w:iCs/>
          <w:sz w:val="24"/>
          <w:szCs w:val="24"/>
          <w:bdr w:val="none" w:sz="0" w:space="0" w:color="auto" w:frame="1"/>
        </w:rPr>
        <w:t>*Please Note: These are affiliate links. I may make a commission if you buy the components through these links. I would appreciate your support in this way!</w:t>
      </w:r>
    </w:p>
    <w:p w:rsidR="005A7FE3" w:rsidRPr="005A7FE3" w:rsidRDefault="005A7FE3" w:rsidP="005A7FE3">
      <w:pPr>
        <w:shd w:val="clear" w:color="auto" w:fill="FFFFFF"/>
        <w:spacing w:after="0" w:line="360" w:lineRule="auto"/>
        <w:jc w:val="both"/>
        <w:outlineLvl w:val="2"/>
        <w:rPr>
          <w:rFonts w:ascii="Times New Roman" w:eastAsia="Times New Roman" w:hAnsi="Times New Roman" w:cs="Times New Roman"/>
          <w:bCs/>
          <w:sz w:val="24"/>
          <w:szCs w:val="24"/>
          <w:bdr w:val="none" w:sz="0" w:space="0" w:color="auto" w:frame="1"/>
        </w:rPr>
      </w:pPr>
      <w:r w:rsidRPr="005A7FE3">
        <w:rPr>
          <w:rFonts w:ascii="Times New Roman" w:eastAsia="Times New Roman" w:hAnsi="Times New Roman" w:cs="Times New Roman"/>
          <w:bCs/>
          <w:sz w:val="24"/>
          <w:szCs w:val="24"/>
          <w:bdr w:val="none" w:sz="0" w:space="0" w:color="auto" w:frame="1"/>
        </w:rPr>
        <w:t xml:space="preserve">About the </w:t>
      </w:r>
      <w:proofErr w:type="spellStart"/>
      <w:r w:rsidRPr="005A7FE3">
        <w:rPr>
          <w:rFonts w:ascii="Times New Roman" w:eastAsia="Times New Roman" w:hAnsi="Times New Roman" w:cs="Times New Roman"/>
          <w:bCs/>
          <w:sz w:val="24"/>
          <w:szCs w:val="24"/>
          <w:bdr w:val="none" w:sz="0" w:space="0" w:color="auto" w:frame="1"/>
        </w:rPr>
        <w:t>Nodemcu</w:t>
      </w:r>
      <w:proofErr w:type="spellEnd"/>
      <w:r w:rsidRPr="005A7FE3">
        <w:rPr>
          <w:rFonts w:ascii="Times New Roman" w:eastAsia="Times New Roman" w:hAnsi="Times New Roman" w:cs="Times New Roman"/>
          <w:bCs/>
          <w:sz w:val="24"/>
          <w:szCs w:val="24"/>
          <w:bdr w:val="none" w:sz="0" w:space="0" w:color="auto" w:frame="1"/>
        </w:rPr>
        <w:t xml:space="preserve"> ESP8266 </w:t>
      </w:r>
      <w:proofErr w:type="spellStart"/>
      <w:r w:rsidRPr="005A7FE3">
        <w:rPr>
          <w:rFonts w:ascii="Times New Roman" w:eastAsia="Times New Roman" w:hAnsi="Times New Roman" w:cs="Times New Roman"/>
          <w:bCs/>
          <w:sz w:val="24"/>
          <w:szCs w:val="24"/>
          <w:bdr w:val="none" w:sz="0" w:space="0" w:color="auto" w:frame="1"/>
        </w:rPr>
        <w:t>Pinout</w:t>
      </w:r>
      <w:proofErr w:type="spellEnd"/>
      <w:r w:rsidRPr="005A7FE3">
        <w:rPr>
          <w:rFonts w:ascii="Times New Roman" w:eastAsia="Times New Roman" w:hAnsi="Times New Roman" w:cs="Times New Roman"/>
          <w:bCs/>
          <w:sz w:val="24"/>
          <w:szCs w:val="24"/>
          <w:bdr w:val="none" w:sz="0" w:space="0" w:color="auto" w:frame="1"/>
        </w:rPr>
        <w:t>:</w:t>
      </w:r>
    </w:p>
    <w:p w:rsidR="005A7FE3" w:rsidRPr="005A7FE3" w:rsidRDefault="005A7FE3" w:rsidP="005A7FE3">
      <w:pPr>
        <w:shd w:val="clear" w:color="auto" w:fill="FFFFFF"/>
        <w:spacing w:after="0" w:line="360" w:lineRule="auto"/>
        <w:jc w:val="both"/>
        <w:rPr>
          <w:rFonts w:ascii="Times New Roman" w:eastAsia="Times New Roman" w:hAnsi="Times New Roman" w:cs="Times New Roman"/>
          <w:sz w:val="24"/>
          <w:szCs w:val="24"/>
          <w:bdr w:val="none" w:sz="0" w:space="0" w:color="auto" w:frame="1"/>
        </w:rPr>
      </w:pPr>
      <w:r w:rsidRPr="005A7FE3">
        <w:rPr>
          <w:rFonts w:ascii="Times New Roman" w:eastAsia="Times New Roman" w:hAnsi="Times New Roman" w:cs="Times New Roman"/>
          <w:noProof/>
          <w:sz w:val="24"/>
          <w:szCs w:val="24"/>
          <w:bdr w:val="none" w:sz="0" w:space="0" w:color="auto" w:frame="1"/>
        </w:rPr>
        <w:lastRenderedPageBreak/>
        <w:drawing>
          <wp:inline distT="0" distB="0" distL="0" distR="0">
            <wp:extent cx="5943600" cy="3837305"/>
            <wp:effectExtent l="0" t="0" r="0" b="0"/>
            <wp:docPr id="1789634236" name="Picture 2" descr="Nodemcu ESP8266">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mcu ESP8266">
                      <a:hlinkClick r:id="rId76"/>
                    </pic:cNvPr>
                    <pic:cNvPicPr>
                      <a:picLocks noChangeAspect="1" noChangeArrowheads="1"/>
                    </pic:cNvPicPr>
                  </pic:nvPicPr>
                  <pic:blipFill>
                    <a:blip r:embed="rId7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837305"/>
                    </a:xfrm>
                    <a:prstGeom prst="rect">
                      <a:avLst/>
                    </a:prstGeom>
                    <a:noFill/>
                    <a:ln>
                      <a:noFill/>
                    </a:ln>
                  </pic:spPr>
                </pic:pic>
              </a:graphicData>
            </a:graphic>
          </wp:inline>
        </w:drawing>
      </w:r>
    </w:p>
    <w:p w:rsidR="005A7FE3" w:rsidRPr="005A7FE3" w:rsidRDefault="005A7FE3" w:rsidP="005A7FE3">
      <w:pPr>
        <w:shd w:val="clear" w:color="auto" w:fill="FFFFFF"/>
        <w:spacing w:after="0" w:line="360" w:lineRule="auto"/>
        <w:jc w:val="both"/>
        <w:rPr>
          <w:rFonts w:ascii="Times New Roman" w:eastAsia="Times New Roman" w:hAnsi="Times New Roman" w:cs="Times New Roman"/>
          <w:sz w:val="24"/>
          <w:szCs w:val="24"/>
          <w:bdr w:val="none" w:sz="0" w:space="0" w:color="auto" w:frame="1"/>
        </w:rPr>
      </w:pPr>
      <w:proofErr w:type="spellStart"/>
      <w:r w:rsidRPr="005A7FE3">
        <w:rPr>
          <w:rFonts w:ascii="Times New Roman" w:eastAsia="Times New Roman" w:hAnsi="Times New Roman" w:cs="Times New Roman"/>
          <w:sz w:val="24"/>
          <w:szCs w:val="24"/>
          <w:bdr w:val="none" w:sz="0" w:space="0" w:color="auto" w:frame="1"/>
        </w:rPr>
        <w:t>NodeMCU</w:t>
      </w:r>
      <w:proofErr w:type="spellEnd"/>
      <w:r w:rsidRPr="005A7FE3">
        <w:rPr>
          <w:rFonts w:ascii="Times New Roman" w:eastAsia="Times New Roman" w:hAnsi="Times New Roman" w:cs="Times New Roman"/>
          <w:sz w:val="24"/>
          <w:szCs w:val="24"/>
          <w:bdr w:val="none" w:sz="0" w:space="0" w:color="auto" w:frame="1"/>
        </w:rPr>
        <w:t xml:space="preserve"> ESP8266 </w:t>
      </w:r>
      <w:proofErr w:type="spellStart"/>
      <w:r w:rsidRPr="005A7FE3">
        <w:rPr>
          <w:rFonts w:ascii="Times New Roman" w:eastAsia="Times New Roman" w:hAnsi="Times New Roman" w:cs="Times New Roman"/>
          <w:sz w:val="24"/>
          <w:szCs w:val="24"/>
          <w:bdr w:val="none" w:sz="0" w:space="0" w:color="auto" w:frame="1"/>
        </w:rPr>
        <w:t>Wifi</w:t>
      </w:r>
      <w:proofErr w:type="spellEnd"/>
      <w:r w:rsidRPr="005A7FE3">
        <w:rPr>
          <w:rFonts w:ascii="Times New Roman" w:eastAsia="Times New Roman" w:hAnsi="Times New Roman" w:cs="Times New Roman"/>
          <w:sz w:val="24"/>
          <w:szCs w:val="24"/>
          <w:bdr w:val="none" w:sz="0" w:space="0" w:color="auto" w:frame="1"/>
        </w:rPr>
        <w:t xml:space="preserve"> Module is an open-source </w:t>
      </w:r>
      <w:proofErr w:type="spellStart"/>
      <w:r w:rsidRPr="005A7FE3">
        <w:rPr>
          <w:rFonts w:ascii="Times New Roman" w:eastAsia="Times New Roman" w:hAnsi="Times New Roman" w:cs="Times New Roman"/>
          <w:sz w:val="24"/>
          <w:szCs w:val="24"/>
          <w:bdr w:val="none" w:sz="0" w:space="0" w:color="auto" w:frame="1"/>
        </w:rPr>
        <w:t>Lua</w:t>
      </w:r>
      <w:proofErr w:type="spellEnd"/>
      <w:r w:rsidRPr="005A7FE3">
        <w:rPr>
          <w:rFonts w:ascii="Times New Roman" w:eastAsia="Times New Roman" w:hAnsi="Times New Roman" w:cs="Times New Roman"/>
          <w:sz w:val="24"/>
          <w:szCs w:val="24"/>
          <w:bdr w:val="none" w:sz="0" w:space="0" w:color="auto" w:frame="1"/>
        </w:rPr>
        <w:t xml:space="preserve"> based firmware and development board specially targeted for </w:t>
      </w:r>
      <w:proofErr w:type="spellStart"/>
      <w:r w:rsidRPr="005A7FE3">
        <w:rPr>
          <w:rFonts w:ascii="Times New Roman" w:eastAsia="Times New Roman" w:hAnsi="Times New Roman" w:cs="Times New Roman"/>
          <w:bCs/>
          <w:sz w:val="24"/>
          <w:szCs w:val="24"/>
          <w:bdr w:val="none" w:sz="0" w:space="0" w:color="auto" w:frame="1"/>
        </w:rPr>
        <w:t>IoT</w:t>
      </w:r>
      <w:proofErr w:type="spellEnd"/>
      <w:r w:rsidRPr="005A7FE3">
        <w:rPr>
          <w:rFonts w:ascii="Times New Roman" w:eastAsia="Times New Roman" w:hAnsi="Times New Roman" w:cs="Times New Roman"/>
          <w:bCs/>
          <w:sz w:val="24"/>
          <w:szCs w:val="24"/>
          <w:bdr w:val="none" w:sz="0" w:space="0" w:color="auto" w:frame="1"/>
        </w:rPr>
        <w:t xml:space="preserve"> based applications</w:t>
      </w:r>
      <w:r w:rsidRPr="005A7FE3">
        <w:rPr>
          <w:rFonts w:ascii="Times New Roman" w:eastAsia="Times New Roman" w:hAnsi="Times New Roman" w:cs="Times New Roman"/>
          <w:sz w:val="24"/>
          <w:szCs w:val="24"/>
          <w:bdr w:val="none" w:sz="0" w:space="0" w:color="auto" w:frame="1"/>
        </w:rPr>
        <w:t>. It includes firmware that runs on the </w:t>
      </w:r>
      <w:r w:rsidRPr="005A7FE3">
        <w:rPr>
          <w:rFonts w:ascii="Times New Roman" w:eastAsia="Times New Roman" w:hAnsi="Times New Roman" w:cs="Times New Roman"/>
          <w:bCs/>
          <w:sz w:val="24"/>
          <w:szCs w:val="24"/>
          <w:bdr w:val="none" w:sz="0" w:space="0" w:color="auto" w:frame="1"/>
        </w:rPr>
        <w:t xml:space="preserve">ESP8266 Wi-Fi </w:t>
      </w:r>
      <w:proofErr w:type="spellStart"/>
      <w:r w:rsidRPr="005A7FE3">
        <w:rPr>
          <w:rFonts w:ascii="Times New Roman" w:eastAsia="Times New Roman" w:hAnsi="Times New Roman" w:cs="Times New Roman"/>
          <w:bCs/>
          <w:sz w:val="24"/>
          <w:szCs w:val="24"/>
          <w:bdr w:val="none" w:sz="0" w:space="0" w:color="auto" w:frame="1"/>
        </w:rPr>
        <w:t>SoC</w:t>
      </w:r>
      <w:proofErr w:type="spellEnd"/>
      <w:r w:rsidRPr="005A7FE3">
        <w:rPr>
          <w:rFonts w:ascii="Times New Roman" w:eastAsia="Times New Roman" w:hAnsi="Times New Roman" w:cs="Times New Roman"/>
          <w:sz w:val="24"/>
          <w:szCs w:val="24"/>
          <w:bdr w:val="none" w:sz="0" w:space="0" w:color="auto" w:frame="1"/>
        </w:rPr>
        <w:t> from </w:t>
      </w:r>
      <w:proofErr w:type="spellStart"/>
      <w:r w:rsidRPr="005A7FE3">
        <w:rPr>
          <w:rFonts w:ascii="Times New Roman" w:eastAsia="Times New Roman" w:hAnsi="Times New Roman" w:cs="Times New Roman"/>
          <w:bCs/>
          <w:sz w:val="24"/>
          <w:szCs w:val="24"/>
          <w:bdr w:val="none" w:sz="0" w:space="0" w:color="auto" w:frame="1"/>
        </w:rPr>
        <w:t>Espressif</w:t>
      </w:r>
      <w:proofErr w:type="spellEnd"/>
      <w:r w:rsidRPr="005A7FE3">
        <w:rPr>
          <w:rFonts w:ascii="Times New Roman" w:eastAsia="Times New Roman" w:hAnsi="Times New Roman" w:cs="Times New Roman"/>
          <w:bCs/>
          <w:sz w:val="24"/>
          <w:szCs w:val="24"/>
          <w:bdr w:val="none" w:sz="0" w:space="0" w:color="auto" w:frame="1"/>
        </w:rPr>
        <w:t xml:space="preserve"> Systems</w:t>
      </w:r>
      <w:r w:rsidRPr="005A7FE3">
        <w:rPr>
          <w:rFonts w:ascii="Times New Roman" w:eastAsia="Times New Roman" w:hAnsi="Times New Roman" w:cs="Times New Roman"/>
          <w:sz w:val="24"/>
          <w:szCs w:val="24"/>
          <w:bdr w:val="none" w:sz="0" w:space="0" w:color="auto" w:frame="1"/>
        </w:rPr>
        <w:t>, and hardware which is based on the </w:t>
      </w:r>
      <w:r w:rsidRPr="005A7FE3">
        <w:rPr>
          <w:rFonts w:ascii="Times New Roman" w:eastAsia="Times New Roman" w:hAnsi="Times New Roman" w:cs="Times New Roman"/>
          <w:bCs/>
          <w:sz w:val="24"/>
          <w:szCs w:val="24"/>
          <w:bdr w:val="none" w:sz="0" w:space="0" w:color="auto" w:frame="1"/>
        </w:rPr>
        <w:t>ESP-12 module</w:t>
      </w:r>
      <w:r w:rsidRPr="005A7FE3">
        <w:rPr>
          <w:rFonts w:ascii="Times New Roman" w:eastAsia="Times New Roman" w:hAnsi="Times New Roman" w:cs="Times New Roman"/>
          <w:sz w:val="24"/>
          <w:szCs w:val="24"/>
          <w:bdr w:val="none" w:sz="0" w:space="0" w:color="auto" w:frame="1"/>
        </w:rPr>
        <w:t>.</w:t>
      </w:r>
    </w:p>
    <w:p w:rsidR="005A7FE3" w:rsidRPr="005A7FE3" w:rsidRDefault="005A7FE3" w:rsidP="005A7FE3">
      <w:pPr>
        <w:shd w:val="clear" w:color="auto" w:fill="FFFFFF"/>
        <w:spacing w:after="0" w:line="360" w:lineRule="auto"/>
        <w:jc w:val="both"/>
        <w:rPr>
          <w:ins w:id="1" w:author="Unknown"/>
          <w:rFonts w:ascii="Times New Roman" w:eastAsia="Times New Roman" w:hAnsi="Times New Roman" w:cs="Times New Roman"/>
          <w:sz w:val="24"/>
          <w:szCs w:val="24"/>
          <w:bdr w:val="none" w:sz="0" w:space="0" w:color="auto" w:frame="1"/>
        </w:rPr>
      </w:pPr>
      <w:r w:rsidRPr="005A7FE3">
        <w:rPr>
          <w:rFonts w:ascii="Times New Roman" w:eastAsia="Times New Roman" w:hAnsi="Times New Roman" w:cs="Times New Roman"/>
          <w:sz w:val="24"/>
          <w:szCs w:val="24"/>
          <w:bdr w:val="none" w:sz="0" w:space="0" w:color="auto" w:frame="1"/>
        </w:rPr>
        <w:br/>
      </w:r>
      <w:r w:rsidRPr="005A7FE3">
        <w:rPr>
          <w:rFonts w:ascii="Times New Roman" w:eastAsia="Times New Roman" w:hAnsi="Times New Roman" w:cs="Times New Roman"/>
          <w:sz w:val="24"/>
          <w:szCs w:val="24"/>
          <w:bdr w:val="none" w:sz="0" w:space="0" w:color="auto" w:frame="1"/>
        </w:rPr>
        <w:br/>
      </w:r>
    </w:p>
    <w:p w:rsidR="005A7FE3" w:rsidRPr="005A7FE3" w:rsidRDefault="005A7FE3" w:rsidP="005A7FE3">
      <w:pPr>
        <w:shd w:val="clear" w:color="auto" w:fill="FFFFFF"/>
        <w:spacing w:after="0" w:line="360" w:lineRule="auto"/>
        <w:jc w:val="both"/>
        <w:outlineLvl w:val="2"/>
        <w:rPr>
          <w:rFonts w:ascii="Times New Roman" w:eastAsia="Times New Roman" w:hAnsi="Times New Roman" w:cs="Times New Roman"/>
          <w:bCs/>
          <w:sz w:val="24"/>
          <w:szCs w:val="24"/>
          <w:bdr w:val="none" w:sz="0" w:space="0" w:color="auto" w:frame="1"/>
        </w:rPr>
      </w:pPr>
      <w:proofErr w:type="spellStart"/>
      <w:r w:rsidRPr="005A7FE3">
        <w:rPr>
          <w:rFonts w:ascii="Times New Roman" w:eastAsia="Times New Roman" w:hAnsi="Times New Roman" w:cs="Times New Roman"/>
          <w:bCs/>
          <w:sz w:val="24"/>
          <w:szCs w:val="24"/>
          <w:bdr w:val="none" w:sz="0" w:space="0" w:color="auto" w:frame="1"/>
        </w:rPr>
        <w:t>Nodemcu</w:t>
      </w:r>
      <w:proofErr w:type="spellEnd"/>
      <w:r w:rsidRPr="005A7FE3">
        <w:rPr>
          <w:rFonts w:ascii="Times New Roman" w:eastAsia="Times New Roman" w:hAnsi="Times New Roman" w:cs="Times New Roman"/>
          <w:bCs/>
          <w:sz w:val="24"/>
          <w:szCs w:val="24"/>
          <w:bdr w:val="none" w:sz="0" w:space="0" w:color="auto" w:frame="1"/>
        </w:rPr>
        <w:t xml:space="preserve"> ESP8266 Specifications &amp; Features</w:t>
      </w:r>
    </w:p>
    <w:p w:rsidR="005A7FE3" w:rsidRPr="005A7FE3" w:rsidRDefault="005A7FE3" w:rsidP="005A7FE3">
      <w:pPr>
        <w:shd w:val="clear" w:color="auto" w:fill="FFFFFF"/>
        <w:spacing w:after="375" w:line="360" w:lineRule="auto"/>
        <w:jc w:val="both"/>
        <w:rPr>
          <w:rFonts w:ascii="Times New Roman" w:eastAsia="Times New Roman" w:hAnsi="Times New Roman" w:cs="Times New Roman"/>
          <w:sz w:val="24"/>
          <w:szCs w:val="24"/>
          <w:bdr w:val="none" w:sz="0" w:space="0" w:color="auto" w:frame="1"/>
        </w:rPr>
      </w:pPr>
      <w:r w:rsidRPr="005A7FE3">
        <w:rPr>
          <w:rFonts w:ascii="Times New Roman" w:eastAsia="Times New Roman" w:hAnsi="Times New Roman" w:cs="Times New Roman"/>
          <w:sz w:val="24"/>
          <w:szCs w:val="24"/>
          <w:bdr w:val="none" w:sz="0" w:space="0" w:color="auto" w:frame="1"/>
        </w:rPr>
        <w:t xml:space="preserve">Microcontroller: </w:t>
      </w:r>
      <w:proofErr w:type="spellStart"/>
      <w:r w:rsidRPr="005A7FE3">
        <w:rPr>
          <w:rFonts w:ascii="Times New Roman" w:eastAsia="Times New Roman" w:hAnsi="Times New Roman" w:cs="Times New Roman"/>
          <w:sz w:val="24"/>
          <w:szCs w:val="24"/>
          <w:bdr w:val="none" w:sz="0" w:space="0" w:color="auto" w:frame="1"/>
        </w:rPr>
        <w:t>Tensilica</w:t>
      </w:r>
      <w:proofErr w:type="spellEnd"/>
      <w:r w:rsidRPr="005A7FE3">
        <w:rPr>
          <w:rFonts w:ascii="Times New Roman" w:eastAsia="Times New Roman" w:hAnsi="Times New Roman" w:cs="Times New Roman"/>
          <w:sz w:val="24"/>
          <w:szCs w:val="24"/>
          <w:bdr w:val="none" w:sz="0" w:space="0" w:color="auto" w:frame="1"/>
        </w:rPr>
        <w:t xml:space="preserve"> 32-bit RISC CPU </w:t>
      </w:r>
      <w:proofErr w:type="spellStart"/>
      <w:r w:rsidRPr="005A7FE3">
        <w:rPr>
          <w:rFonts w:ascii="Times New Roman" w:eastAsia="Times New Roman" w:hAnsi="Times New Roman" w:cs="Times New Roman"/>
          <w:sz w:val="24"/>
          <w:szCs w:val="24"/>
          <w:bdr w:val="none" w:sz="0" w:space="0" w:color="auto" w:frame="1"/>
        </w:rPr>
        <w:t>Xtensa</w:t>
      </w:r>
      <w:proofErr w:type="spellEnd"/>
      <w:r w:rsidRPr="005A7FE3">
        <w:rPr>
          <w:rFonts w:ascii="Times New Roman" w:eastAsia="Times New Roman" w:hAnsi="Times New Roman" w:cs="Times New Roman"/>
          <w:sz w:val="24"/>
          <w:szCs w:val="24"/>
          <w:bdr w:val="none" w:sz="0" w:space="0" w:color="auto" w:frame="1"/>
        </w:rPr>
        <w:t xml:space="preserve"> LX106</w:t>
      </w:r>
    </w:p>
    <w:p w:rsidR="005A7FE3" w:rsidRPr="005A7FE3" w:rsidRDefault="005A7FE3" w:rsidP="005A7FE3">
      <w:pPr>
        <w:shd w:val="clear" w:color="auto" w:fill="FFFFFF"/>
        <w:spacing w:after="375" w:line="360" w:lineRule="auto"/>
        <w:jc w:val="both"/>
        <w:rPr>
          <w:rFonts w:ascii="Times New Roman" w:eastAsia="Times New Roman" w:hAnsi="Times New Roman" w:cs="Times New Roman"/>
          <w:sz w:val="24"/>
          <w:szCs w:val="24"/>
          <w:bdr w:val="none" w:sz="0" w:space="0" w:color="auto" w:frame="1"/>
        </w:rPr>
      </w:pPr>
      <w:r w:rsidRPr="005A7FE3">
        <w:rPr>
          <w:rFonts w:ascii="Times New Roman" w:eastAsia="Times New Roman" w:hAnsi="Times New Roman" w:cs="Times New Roman"/>
          <w:sz w:val="24"/>
          <w:szCs w:val="24"/>
          <w:bdr w:val="none" w:sz="0" w:space="0" w:color="auto" w:frame="1"/>
        </w:rPr>
        <w:t>Operating Voltage: 3.3V</w:t>
      </w:r>
    </w:p>
    <w:p w:rsidR="005A7FE3" w:rsidRPr="005A7FE3" w:rsidRDefault="005A7FE3" w:rsidP="005A7FE3">
      <w:pPr>
        <w:shd w:val="clear" w:color="auto" w:fill="FFFFFF"/>
        <w:spacing w:after="375" w:line="360" w:lineRule="auto"/>
        <w:jc w:val="both"/>
        <w:rPr>
          <w:rFonts w:ascii="Times New Roman" w:eastAsia="Times New Roman" w:hAnsi="Times New Roman" w:cs="Times New Roman"/>
          <w:sz w:val="24"/>
          <w:szCs w:val="24"/>
          <w:bdr w:val="none" w:sz="0" w:space="0" w:color="auto" w:frame="1"/>
        </w:rPr>
      </w:pPr>
      <w:r w:rsidRPr="005A7FE3">
        <w:rPr>
          <w:rFonts w:ascii="Times New Roman" w:eastAsia="Times New Roman" w:hAnsi="Times New Roman" w:cs="Times New Roman"/>
          <w:sz w:val="24"/>
          <w:szCs w:val="24"/>
          <w:bdr w:val="none" w:sz="0" w:space="0" w:color="auto" w:frame="1"/>
        </w:rPr>
        <w:t>Input Voltage: 7-12V</w:t>
      </w:r>
    </w:p>
    <w:p w:rsidR="005A7FE3" w:rsidRPr="005A7FE3" w:rsidRDefault="005A7FE3" w:rsidP="005A7FE3">
      <w:pPr>
        <w:shd w:val="clear" w:color="auto" w:fill="FFFFFF"/>
        <w:spacing w:after="375" w:line="360" w:lineRule="auto"/>
        <w:jc w:val="both"/>
        <w:rPr>
          <w:rFonts w:ascii="Times New Roman" w:eastAsia="Times New Roman" w:hAnsi="Times New Roman" w:cs="Times New Roman"/>
          <w:sz w:val="24"/>
          <w:szCs w:val="24"/>
          <w:bdr w:val="none" w:sz="0" w:space="0" w:color="auto" w:frame="1"/>
        </w:rPr>
      </w:pPr>
      <w:r w:rsidRPr="005A7FE3">
        <w:rPr>
          <w:rFonts w:ascii="Times New Roman" w:eastAsia="Times New Roman" w:hAnsi="Times New Roman" w:cs="Times New Roman"/>
          <w:sz w:val="24"/>
          <w:szCs w:val="24"/>
          <w:bdr w:val="none" w:sz="0" w:space="0" w:color="auto" w:frame="1"/>
        </w:rPr>
        <w:t>Digital I/O Pins (DIO): 16</w:t>
      </w:r>
    </w:p>
    <w:p w:rsidR="005A7FE3" w:rsidRPr="005A7FE3" w:rsidRDefault="005A7FE3" w:rsidP="005A7FE3">
      <w:pPr>
        <w:shd w:val="clear" w:color="auto" w:fill="FFFFFF"/>
        <w:spacing w:after="375" w:line="360" w:lineRule="auto"/>
        <w:jc w:val="both"/>
        <w:rPr>
          <w:rFonts w:ascii="Times New Roman" w:eastAsia="Times New Roman" w:hAnsi="Times New Roman" w:cs="Times New Roman"/>
          <w:sz w:val="24"/>
          <w:szCs w:val="24"/>
          <w:bdr w:val="none" w:sz="0" w:space="0" w:color="auto" w:frame="1"/>
        </w:rPr>
      </w:pPr>
      <w:proofErr w:type="spellStart"/>
      <w:r w:rsidRPr="005A7FE3">
        <w:rPr>
          <w:rFonts w:ascii="Times New Roman" w:eastAsia="Times New Roman" w:hAnsi="Times New Roman" w:cs="Times New Roman"/>
          <w:sz w:val="24"/>
          <w:szCs w:val="24"/>
          <w:bdr w:val="none" w:sz="0" w:space="0" w:color="auto" w:frame="1"/>
        </w:rPr>
        <w:t>Analog</w:t>
      </w:r>
      <w:proofErr w:type="spellEnd"/>
      <w:r w:rsidRPr="005A7FE3">
        <w:rPr>
          <w:rFonts w:ascii="Times New Roman" w:eastAsia="Times New Roman" w:hAnsi="Times New Roman" w:cs="Times New Roman"/>
          <w:sz w:val="24"/>
          <w:szCs w:val="24"/>
          <w:bdr w:val="none" w:sz="0" w:space="0" w:color="auto" w:frame="1"/>
        </w:rPr>
        <w:t xml:space="preserve"> Input Pins (ADC): 1</w:t>
      </w:r>
    </w:p>
    <w:p w:rsidR="005A7FE3" w:rsidRPr="005A7FE3" w:rsidRDefault="005A7FE3" w:rsidP="005A7FE3">
      <w:pPr>
        <w:shd w:val="clear" w:color="auto" w:fill="FFFFFF"/>
        <w:spacing w:after="375" w:line="360" w:lineRule="auto"/>
        <w:jc w:val="both"/>
        <w:rPr>
          <w:rFonts w:ascii="Times New Roman" w:eastAsia="Times New Roman" w:hAnsi="Times New Roman" w:cs="Times New Roman"/>
          <w:sz w:val="24"/>
          <w:szCs w:val="24"/>
          <w:bdr w:val="none" w:sz="0" w:space="0" w:color="auto" w:frame="1"/>
        </w:rPr>
      </w:pPr>
      <w:r w:rsidRPr="005A7FE3">
        <w:rPr>
          <w:rFonts w:ascii="Times New Roman" w:eastAsia="Times New Roman" w:hAnsi="Times New Roman" w:cs="Times New Roman"/>
          <w:sz w:val="24"/>
          <w:szCs w:val="24"/>
          <w:bdr w:val="none" w:sz="0" w:space="0" w:color="auto" w:frame="1"/>
        </w:rPr>
        <w:t>UARTs: 1</w:t>
      </w:r>
    </w:p>
    <w:p w:rsidR="005A7FE3" w:rsidRPr="005A7FE3" w:rsidRDefault="005A7FE3" w:rsidP="005A7FE3">
      <w:pPr>
        <w:shd w:val="clear" w:color="auto" w:fill="FFFFFF"/>
        <w:spacing w:after="375" w:line="360" w:lineRule="auto"/>
        <w:jc w:val="both"/>
        <w:rPr>
          <w:rFonts w:ascii="Times New Roman" w:eastAsia="Times New Roman" w:hAnsi="Times New Roman" w:cs="Times New Roman"/>
          <w:sz w:val="24"/>
          <w:szCs w:val="24"/>
          <w:bdr w:val="none" w:sz="0" w:space="0" w:color="auto" w:frame="1"/>
        </w:rPr>
      </w:pPr>
      <w:r w:rsidRPr="005A7FE3">
        <w:rPr>
          <w:rFonts w:ascii="Times New Roman" w:eastAsia="Times New Roman" w:hAnsi="Times New Roman" w:cs="Times New Roman"/>
          <w:sz w:val="24"/>
          <w:szCs w:val="24"/>
          <w:bdr w:val="none" w:sz="0" w:space="0" w:color="auto" w:frame="1"/>
        </w:rPr>
        <w:lastRenderedPageBreak/>
        <w:t>SPIs: 1</w:t>
      </w:r>
    </w:p>
    <w:p w:rsidR="005A7FE3" w:rsidRPr="005A7FE3" w:rsidRDefault="005A7FE3" w:rsidP="005A7FE3">
      <w:pPr>
        <w:shd w:val="clear" w:color="auto" w:fill="FFFFFF"/>
        <w:spacing w:after="375" w:line="360" w:lineRule="auto"/>
        <w:jc w:val="both"/>
        <w:rPr>
          <w:rFonts w:ascii="Times New Roman" w:eastAsia="Times New Roman" w:hAnsi="Times New Roman" w:cs="Times New Roman"/>
          <w:sz w:val="24"/>
          <w:szCs w:val="24"/>
          <w:bdr w:val="none" w:sz="0" w:space="0" w:color="auto" w:frame="1"/>
        </w:rPr>
      </w:pPr>
      <w:r w:rsidRPr="005A7FE3">
        <w:rPr>
          <w:rFonts w:ascii="Times New Roman" w:eastAsia="Times New Roman" w:hAnsi="Times New Roman" w:cs="Times New Roman"/>
          <w:sz w:val="24"/>
          <w:szCs w:val="24"/>
          <w:bdr w:val="none" w:sz="0" w:space="0" w:color="auto" w:frame="1"/>
        </w:rPr>
        <w:t>I2Cs: 1</w:t>
      </w:r>
    </w:p>
    <w:p w:rsidR="005A7FE3" w:rsidRPr="005A7FE3" w:rsidRDefault="005A7FE3" w:rsidP="005A7FE3">
      <w:pPr>
        <w:shd w:val="clear" w:color="auto" w:fill="FFFFFF"/>
        <w:spacing w:after="375" w:line="360" w:lineRule="auto"/>
        <w:jc w:val="both"/>
        <w:rPr>
          <w:rFonts w:ascii="Times New Roman" w:eastAsia="Times New Roman" w:hAnsi="Times New Roman" w:cs="Times New Roman"/>
          <w:sz w:val="24"/>
          <w:szCs w:val="24"/>
          <w:bdr w:val="none" w:sz="0" w:space="0" w:color="auto" w:frame="1"/>
        </w:rPr>
      </w:pPr>
      <w:r w:rsidRPr="005A7FE3">
        <w:rPr>
          <w:rFonts w:ascii="Times New Roman" w:eastAsia="Times New Roman" w:hAnsi="Times New Roman" w:cs="Times New Roman"/>
          <w:sz w:val="24"/>
          <w:szCs w:val="24"/>
          <w:bdr w:val="none" w:sz="0" w:space="0" w:color="auto" w:frame="1"/>
        </w:rPr>
        <w:t>Flash Memory: 4 MB</w:t>
      </w:r>
    </w:p>
    <w:p w:rsidR="005A7FE3" w:rsidRPr="005A7FE3" w:rsidRDefault="005A7FE3" w:rsidP="005A7FE3">
      <w:pPr>
        <w:shd w:val="clear" w:color="auto" w:fill="FFFFFF"/>
        <w:spacing w:after="375" w:line="360" w:lineRule="auto"/>
        <w:jc w:val="both"/>
        <w:rPr>
          <w:rFonts w:ascii="Times New Roman" w:eastAsia="Times New Roman" w:hAnsi="Times New Roman" w:cs="Times New Roman"/>
          <w:sz w:val="24"/>
          <w:szCs w:val="24"/>
          <w:bdr w:val="none" w:sz="0" w:space="0" w:color="auto" w:frame="1"/>
        </w:rPr>
      </w:pPr>
      <w:r w:rsidRPr="005A7FE3">
        <w:rPr>
          <w:rFonts w:ascii="Times New Roman" w:eastAsia="Times New Roman" w:hAnsi="Times New Roman" w:cs="Times New Roman"/>
          <w:sz w:val="24"/>
          <w:szCs w:val="24"/>
          <w:bdr w:val="none" w:sz="0" w:space="0" w:color="auto" w:frame="1"/>
        </w:rPr>
        <w:t>SRAM: 64 KB</w:t>
      </w:r>
    </w:p>
    <w:p w:rsidR="005A7FE3" w:rsidRPr="005A7FE3" w:rsidRDefault="005A7FE3" w:rsidP="005A7FE3">
      <w:pPr>
        <w:shd w:val="clear" w:color="auto" w:fill="FFFFFF"/>
        <w:spacing w:after="375" w:line="360" w:lineRule="auto"/>
        <w:jc w:val="both"/>
        <w:rPr>
          <w:rFonts w:ascii="Times New Roman" w:eastAsia="Times New Roman" w:hAnsi="Times New Roman" w:cs="Times New Roman"/>
          <w:sz w:val="24"/>
          <w:szCs w:val="24"/>
          <w:bdr w:val="none" w:sz="0" w:space="0" w:color="auto" w:frame="1"/>
        </w:rPr>
      </w:pPr>
      <w:r w:rsidRPr="005A7FE3">
        <w:rPr>
          <w:rFonts w:ascii="Times New Roman" w:eastAsia="Times New Roman" w:hAnsi="Times New Roman" w:cs="Times New Roman"/>
          <w:sz w:val="24"/>
          <w:szCs w:val="24"/>
          <w:bdr w:val="none" w:sz="0" w:space="0" w:color="auto" w:frame="1"/>
        </w:rPr>
        <w:t>Clock Speed: 80 MHz</w:t>
      </w:r>
    </w:p>
    <w:p w:rsidR="005A7FE3" w:rsidRPr="005A7FE3" w:rsidRDefault="005A7FE3" w:rsidP="005A7FE3">
      <w:pPr>
        <w:shd w:val="clear" w:color="auto" w:fill="FFFFFF"/>
        <w:spacing w:after="375" w:line="360" w:lineRule="auto"/>
        <w:jc w:val="both"/>
        <w:rPr>
          <w:rFonts w:ascii="Times New Roman" w:eastAsia="Times New Roman" w:hAnsi="Times New Roman" w:cs="Times New Roman"/>
          <w:sz w:val="24"/>
          <w:szCs w:val="24"/>
          <w:bdr w:val="none" w:sz="0" w:space="0" w:color="auto" w:frame="1"/>
        </w:rPr>
      </w:pPr>
      <w:r w:rsidRPr="005A7FE3">
        <w:rPr>
          <w:rFonts w:ascii="Times New Roman" w:eastAsia="Times New Roman" w:hAnsi="Times New Roman" w:cs="Times New Roman"/>
          <w:sz w:val="24"/>
          <w:szCs w:val="24"/>
          <w:bdr w:val="none" w:sz="0" w:space="0" w:color="auto" w:frame="1"/>
        </w:rPr>
        <w:t>USB-TTL based on CP2102 is included onboard, Enabling Plug n Play</w:t>
      </w:r>
    </w:p>
    <w:p w:rsidR="005A7FE3" w:rsidRPr="005A7FE3" w:rsidRDefault="005A7FE3" w:rsidP="005A7FE3">
      <w:pPr>
        <w:shd w:val="clear" w:color="auto" w:fill="FFFFFF"/>
        <w:spacing w:after="375" w:line="360" w:lineRule="auto"/>
        <w:jc w:val="both"/>
        <w:rPr>
          <w:rFonts w:ascii="Times New Roman" w:eastAsia="Times New Roman" w:hAnsi="Times New Roman" w:cs="Times New Roman"/>
          <w:sz w:val="24"/>
          <w:szCs w:val="24"/>
          <w:bdr w:val="none" w:sz="0" w:space="0" w:color="auto" w:frame="1"/>
        </w:rPr>
      </w:pPr>
      <w:r w:rsidRPr="005A7FE3">
        <w:rPr>
          <w:rFonts w:ascii="Times New Roman" w:eastAsia="Times New Roman" w:hAnsi="Times New Roman" w:cs="Times New Roman"/>
          <w:sz w:val="24"/>
          <w:szCs w:val="24"/>
          <w:bdr w:val="none" w:sz="0" w:space="0" w:color="auto" w:frame="1"/>
        </w:rPr>
        <w:t>PCB Antenna</w:t>
      </w:r>
    </w:p>
    <w:p w:rsidR="005A7FE3" w:rsidRPr="005A7FE3" w:rsidRDefault="005A7FE3" w:rsidP="005A7FE3">
      <w:pPr>
        <w:shd w:val="clear" w:color="auto" w:fill="FFFFFF"/>
        <w:spacing w:after="375" w:line="360" w:lineRule="auto"/>
        <w:jc w:val="both"/>
        <w:rPr>
          <w:rFonts w:ascii="Times New Roman" w:eastAsia="Times New Roman" w:hAnsi="Times New Roman" w:cs="Times New Roman"/>
          <w:sz w:val="24"/>
          <w:szCs w:val="24"/>
          <w:bdr w:val="none" w:sz="0" w:space="0" w:color="auto" w:frame="1"/>
        </w:rPr>
      </w:pPr>
      <w:r w:rsidRPr="005A7FE3">
        <w:rPr>
          <w:rFonts w:ascii="Times New Roman" w:eastAsia="Times New Roman" w:hAnsi="Times New Roman" w:cs="Times New Roman"/>
          <w:sz w:val="24"/>
          <w:szCs w:val="24"/>
          <w:bdr w:val="none" w:sz="0" w:space="0" w:color="auto" w:frame="1"/>
        </w:rPr>
        <w:t xml:space="preserve">Small Sized module to fit smartly inside your </w:t>
      </w:r>
      <w:proofErr w:type="spellStart"/>
      <w:r w:rsidRPr="005A7FE3">
        <w:rPr>
          <w:rFonts w:ascii="Times New Roman" w:eastAsia="Times New Roman" w:hAnsi="Times New Roman" w:cs="Times New Roman"/>
          <w:sz w:val="24"/>
          <w:szCs w:val="24"/>
          <w:bdr w:val="none" w:sz="0" w:space="0" w:color="auto" w:frame="1"/>
        </w:rPr>
        <w:t>IoT</w:t>
      </w:r>
      <w:proofErr w:type="spellEnd"/>
      <w:r w:rsidRPr="005A7FE3">
        <w:rPr>
          <w:rFonts w:ascii="Times New Roman" w:eastAsia="Times New Roman" w:hAnsi="Times New Roman" w:cs="Times New Roman"/>
          <w:sz w:val="24"/>
          <w:szCs w:val="24"/>
          <w:bdr w:val="none" w:sz="0" w:space="0" w:color="auto" w:frame="1"/>
        </w:rPr>
        <w:t xml:space="preserve"> projects</w:t>
      </w:r>
    </w:p>
    <w:p w:rsidR="005A7FE3" w:rsidRPr="005A7FE3" w:rsidRDefault="005A7FE3" w:rsidP="005A7FE3">
      <w:pPr>
        <w:shd w:val="clear" w:color="auto" w:fill="FFFFFF"/>
        <w:spacing w:after="0" w:line="360" w:lineRule="auto"/>
        <w:jc w:val="both"/>
        <w:outlineLvl w:val="2"/>
        <w:rPr>
          <w:rFonts w:ascii="Times New Roman" w:eastAsia="Times New Roman" w:hAnsi="Times New Roman" w:cs="Times New Roman"/>
          <w:bCs/>
          <w:sz w:val="24"/>
          <w:szCs w:val="24"/>
          <w:bdr w:val="none" w:sz="0" w:space="0" w:color="auto" w:frame="1"/>
        </w:rPr>
      </w:pPr>
      <w:proofErr w:type="spellStart"/>
      <w:r w:rsidRPr="005A7FE3">
        <w:rPr>
          <w:rFonts w:ascii="Times New Roman" w:eastAsia="Times New Roman" w:hAnsi="Times New Roman" w:cs="Times New Roman"/>
          <w:bCs/>
          <w:sz w:val="24"/>
          <w:szCs w:val="24"/>
          <w:bdr w:val="none" w:sz="0" w:space="0" w:color="auto" w:frame="1"/>
        </w:rPr>
        <w:t>Nodemcu</w:t>
      </w:r>
      <w:proofErr w:type="spellEnd"/>
      <w:r w:rsidRPr="005A7FE3">
        <w:rPr>
          <w:rFonts w:ascii="Times New Roman" w:eastAsia="Times New Roman" w:hAnsi="Times New Roman" w:cs="Times New Roman"/>
          <w:bCs/>
          <w:sz w:val="24"/>
          <w:szCs w:val="24"/>
          <w:bdr w:val="none" w:sz="0" w:space="0" w:color="auto" w:frame="1"/>
        </w:rPr>
        <w:t xml:space="preserve"> ESP8266 </w:t>
      </w:r>
      <w:proofErr w:type="spellStart"/>
      <w:r w:rsidRPr="005A7FE3">
        <w:rPr>
          <w:rFonts w:ascii="Times New Roman" w:eastAsia="Times New Roman" w:hAnsi="Times New Roman" w:cs="Times New Roman"/>
          <w:bCs/>
          <w:sz w:val="24"/>
          <w:szCs w:val="24"/>
          <w:bdr w:val="none" w:sz="0" w:space="0" w:color="auto" w:frame="1"/>
        </w:rPr>
        <w:t>Pinout</w:t>
      </w:r>
      <w:proofErr w:type="spellEnd"/>
      <w:r w:rsidRPr="005A7FE3">
        <w:rPr>
          <w:rFonts w:ascii="Times New Roman" w:eastAsia="Times New Roman" w:hAnsi="Times New Roman" w:cs="Times New Roman"/>
          <w:bCs/>
          <w:sz w:val="24"/>
          <w:szCs w:val="24"/>
          <w:bdr w:val="none" w:sz="0" w:space="0" w:color="auto" w:frame="1"/>
        </w:rPr>
        <w:t>:</w:t>
      </w:r>
    </w:p>
    <w:p w:rsidR="005A7FE3" w:rsidRPr="005A7FE3" w:rsidRDefault="005A7FE3" w:rsidP="005A7FE3">
      <w:pPr>
        <w:shd w:val="clear" w:color="auto" w:fill="FFFFFF"/>
        <w:spacing w:after="0" w:line="360" w:lineRule="auto"/>
        <w:jc w:val="both"/>
        <w:rPr>
          <w:rFonts w:ascii="Times New Roman" w:eastAsia="Times New Roman" w:hAnsi="Times New Roman" w:cs="Times New Roman"/>
          <w:sz w:val="24"/>
          <w:szCs w:val="24"/>
          <w:bdr w:val="none" w:sz="0" w:space="0" w:color="auto" w:frame="1"/>
        </w:rPr>
      </w:pPr>
      <w:r w:rsidRPr="005A7FE3">
        <w:rPr>
          <w:rFonts w:ascii="Times New Roman" w:eastAsia="Times New Roman" w:hAnsi="Times New Roman" w:cs="Times New Roman"/>
          <w:sz w:val="24"/>
          <w:szCs w:val="24"/>
          <w:bdr w:val="none" w:sz="0" w:space="0" w:color="auto" w:frame="1"/>
        </w:rPr>
        <w:t>For practical purposes </w:t>
      </w:r>
      <w:r w:rsidRPr="005A7FE3">
        <w:rPr>
          <w:rFonts w:ascii="Times New Roman" w:eastAsia="Times New Roman" w:hAnsi="Times New Roman" w:cs="Times New Roman"/>
          <w:bCs/>
          <w:sz w:val="24"/>
          <w:szCs w:val="24"/>
          <w:bdr w:val="none" w:sz="0" w:space="0" w:color="auto" w:frame="1"/>
        </w:rPr>
        <w:t xml:space="preserve">ESP8266 </w:t>
      </w:r>
      <w:proofErr w:type="spellStart"/>
      <w:r w:rsidRPr="005A7FE3">
        <w:rPr>
          <w:rFonts w:ascii="Times New Roman" w:eastAsia="Times New Roman" w:hAnsi="Times New Roman" w:cs="Times New Roman"/>
          <w:bCs/>
          <w:sz w:val="24"/>
          <w:szCs w:val="24"/>
          <w:bdr w:val="none" w:sz="0" w:space="0" w:color="auto" w:frame="1"/>
        </w:rPr>
        <w:t>NodeMCU</w:t>
      </w:r>
      <w:proofErr w:type="spellEnd"/>
      <w:r w:rsidRPr="005A7FE3">
        <w:rPr>
          <w:rFonts w:ascii="Times New Roman" w:eastAsia="Times New Roman" w:hAnsi="Times New Roman" w:cs="Times New Roman"/>
          <w:sz w:val="24"/>
          <w:szCs w:val="24"/>
          <w:bdr w:val="none" w:sz="0" w:space="0" w:color="auto" w:frame="1"/>
        </w:rPr>
        <w:t xml:space="preserve"> V2 and V3 boards present identical </w:t>
      </w:r>
      <w:proofErr w:type="spellStart"/>
      <w:r w:rsidRPr="005A7FE3">
        <w:rPr>
          <w:rFonts w:ascii="Times New Roman" w:eastAsia="Times New Roman" w:hAnsi="Times New Roman" w:cs="Times New Roman"/>
          <w:sz w:val="24"/>
          <w:szCs w:val="24"/>
          <w:bdr w:val="none" w:sz="0" w:space="0" w:color="auto" w:frame="1"/>
        </w:rPr>
        <w:t>pinouts</w:t>
      </w:r>
      <w:proofErr w:type="spellEnd"/>
      <w:r w:rsidRPr="005A7FE3">
        <w:rPr>
          <w:rFonts w:ascii="Times New Roman" w:eastAsia="Times New Roman" w:hAnsi="Times New Roman" w:cs="Times New Roman"/>
          <w:sz w:val="24"/>
          <w:szCs w:val="24"/>
          <w:bdr w:val="none" w:sz="0" w:space="0" w:color="auto" w:frame="1"/>
        </w:rPr>
        <w:t xml:space="preserve">. While working on the </w:t>
      </w:r>
      <w:proofErr w:type="spellStart"/>
      <w:r w:rsidRPr="005A7FE3">
        <w:rPr>
          <w:rFonts w:ascii="Times New Roman" w:eastAsia="Times New Roman" w:hAnsi="Times New Roman" w:cs="Times New Roman"/>
          <w:sz w:val="24"/>
          <w:szCs w:val="24"/>
          <w:bdr w:val="none" w:sz="0" w:space="0" w:color="auto" w:frame="1"/>
        </w:rPr>
        <w:t>NodeMCU</w:t>
      </w:r>
      <w:proofErr w:type="spellEnd"/>
      <w:r w:rsidRPr="005A7FE3">
        <w:rPr>
          <w:rFonts w:ascii="Times New Roman" w:eastAsia="Times New Roman" w:hAnsi="Times New Roman" w:cs="Times New Roman"/>
          <w:sz w:val="24"/>
          <w:szCs w:val="24"/>
          <w:bdr w:val="none" w:sz="0" w:space="0" w:color="auto" w:frame="1"/>
        </w:rPr>
        <w:t xml:space="preserve"> based projects we are interested in the following pins.</w:t>
      </w:r>
    </w:p>
    <w:p w:rsidR="005A7FE3" w:rsidRPr="005A7FE3" w:rsidRDefault="005A7FE3" w:rsidP="005A7FE3">
      <w:pPr>
        <w:shd w:val="clear" w:color="auto" w:fill="FFFFFF"/>
        <w:spacing w:after="375" w:line="360" w:lineRule="auto"/>
        <w:jc w:val="both"/>
        <w:rPr>
          <w:rFonts w:ascii="Times New Roman" w:eastAsia="Times New Roman" w:hAnsi="Times New Roman" w:cs="Times New Roman"/>
          <w:sz w:val="24"/>
          <w:szCs w:val="24"/>
          <w:bdr w:val="none" w:sz="0" w:space="0" w:color="auto" w:frame="1"/>
        </w:rPr>
      </w:pPr>
      <w:r w:rsidRPr="005A7FE3">
        <w:rPr>
          <w:rFonts w:ascii="Times New Roman" w:eastAsia="Times New Roman" w:hAnsi="Times New Roman" w:cs="Times New Roman"/>
          <w:sz w:val="24"/>
          <w:szCs w:val="24"/>
          <w:bdr w:val="none" w:sz="0" w:space="0" w:color="auto" w:frame="1"/>
        </w:rPr>
        <w:t>Power pins (3.3 V).</w:t>
      </w:r>
    </w:p>
    <w:p w:rsidR="005A7FE3" w:rsidRPr="005A7FE3" w:rsidRDefault="005A7FE3" w:rsidP="005A7FE3">
      <w:pPr>
        <w:shd w:val="clear" w:color="auto" w:fill="FFFFFF"/>
        <w:spacing w:after="375" w:line="360" w:lineRule="auto"/>
        <w:jc w:val="both"/>
        <w:rPr>
          <w:rFonts w:ascii="Times New Roman" w:eastAsia="Times New Roman" w:hAnsi="Times New Roman" w:cs="Times New Roman"/>
          <w:sz w:val="24"/>
          <w:szCs w:val="24"/>
          <w:bdr w:val="none" w:sz="0" w:space="0" w:color="auto" w:frame="1"/>
        </w:rPr>
      </w:pPr>
      <w:r w:rsidRPr="005A7FE3">
        <w:rPr>
          <w:rFonts w:ascii="Times New Roman" w:eastAsia="Times New Roman" w:hAnsi="Times New Roman" w:cs="Times New Roman"/>
          <w:sz w:val="24"/>
          <w:szCs w:val="24"/>
          <w:bdr w:val="none" w:sz="0" w:space="0" w:color="auto" w:frame="1"/>
        </w:rPr>
        <w:t>Ground pins (GND).</w:t>
      </w:r>
    </w:p>
    <w:p w:rsidR="005A7FE3" w:rsidRPr="005A7FE3" w:rsidRDefault="005A7FE3" w:rsidP="005A7FE3">
      <w:pPr>
        <w:shd w:val="clear" w:color="auto" w:fill="FFFFFF"/>
        <w:spacing w:after="375" w:line="360" w:lineRule="auto"/>
        <w:jc w:val="both"/>
        <w:rPr>
          <w:rFonts w:ascii="Times New Roman" w:eastAsia="Times New Roman" w:hAnsi="Times New Roman" w:cs="Times New Roman"/>
          <w:sz w:val="24"/>
          <w:szCs w:val="24"/>
          <w:bdr w:val="none" w:sz="0" w:space="0" w:color="auto" w:frame="1"/>
        </w:rPr>
      </w:pPr>
      <w:proofErr w:type="spellStart"/>
      <w:r w:rsidRPr="005A7FE3">
        <w:rPr>
          <w:rFonts w:ascii="Times New Roman" w:eastAsia="Times New Roman" w:hAnsi="Times New Roman" w:cs="Times New Roman"/>
          <w:sz w:val="24"/>
          <w:szCs w:val="24"/>
          <w:bdr w:val="none" w:sz="0" w:space="0" w:color="auto" w:frame="1"/>
        </w:rPr>
        <w:t>Analog</w:t>
      </w:r>
      <w:proofErr w:type="spellEnd"/>
      <w:r w:rsidRPr="005A7FE3">
        <w:rPr>
          <w:rFonts w:ascii="Times New Roman" w:eastAsia="Times New Roman" w:hAnsi="Times New Roman" w:cs="Times New Roman"/>
          <w:sz w:val="24"/>
          <w:szCs w:val="24"/>
          <w:bdr w:val="none" w:sz="0" w:space="0" w:color="auto" w:frame="1"/>
        </w:rPr>
        <w:t xml:space="preserve"> pins (A0).</w:t>
      </w:r>
    </w:p>
    <w:p w:rsidR="005A7FE3" w:rsidRPr="005A7FE3" w:rsidRDefault="005A7FE3" w:rsidP="005A7FE3">
      <w:pPr>
        <w:shd w:val="clear" w:color="auto" w:fill="FFFFFF"/>
        <w:spacing w:after="375" w:line="360" w:lineRule="auto"/>
        <w:jc w:val="both"/>
        <w:rPr>
          <w:rFonts w:ascii="Times New Roman" w:eastAsia="Times New Roman" w:hAnsi="Times New Roman" w:cs="Times New Roman"/>
          <w:sz w:val="24"/>
          <w:szCs w:val="24"/>
          <w:bdr w:val="none" w:sz="0" w:space="0" w:color="auto" w:frame="1"/>
        </w:rPr>
      </w:pPr>
      <w:r w:rsidRPr="005A7FE3">
        <w:rPr>
          <w:rFonts w:ascii="Times New Roman" w:eastAsia="Times New Roman" w:hAnsi="Times New Roman" w:cs="Times New Roman"/>
          <w:sz w:val="24"/>
          <w:szCs w:val="24"/>
          <w:bdr w:val="none" w:sz="0" w:space="0" w:color="auto" w:frame="1"/>
        </w:rPr>
        <w:t>Digital pins (D0 – D8, SD2, SD3, RX, and TX – GPIO XX)</w:t>
      </w:r>
    </w:p>
    <w:p w:rsidR="005A7FE3" w:rsidRPr="005A7FE3" w:rsidRDefault="005A7FE3" w:rsidP="005A7FE3">
      <w:pPr>
        <w:shd w:val="clear" w:color="auto" w:fill="FFFFFF"/>
        <w:spacing w:after="375" w:line="360" w:lineRule="auto"/>
        <w:jc w:val="both"/>
        <w:rPr>
          <w:rFonts w:ascii="Times New Roman" w:eastAsia="Times New Roman" w:hAnsi="Times New Roman" w:cs="Times New Roman"/>
          <w:sz w:val="24"/>
          <w:szCs w:val="24"/>
          <w:bdr w:val="none" w:sz="0" w:space="0" w:color="auto" w:frame="1"/>
        </w:rPr>
      </w:pPr>
      <w:r w:rsidRPr="005A7FE3">
        <w:rPr>
          <w:rFonts w:ascii="Times New Roman" w:eastAsia="Times New Roman" w:hAnsi="Times New Roman" w:cs="Times New Roman"/>
          <w:sz w:val="24"/>
          <w:szCs w:val="24"/>
          <w:bdr w:val="none" w:sz="0" w:space="0" w:color="auto" w:frame="1"/>
        </w:rPr>
        <w:t xml:space="preserve">Most ESP8266 </w:t>
      </w:r>
      <w:proofErr w:type="spellStart"/>
      <w:r w:rsidRPr="005A7FE3">
        <w:rPr>
          <w:rFonts w:ascii="Times New Roman" w:eastAsia="Times New Roman" w:hAnsi="Times New Roman" w:cs="Times New Roman"/>
          <w:sz w:val="24"/>
          <w:szCs w:val="24"/>
          <w:bdr w:val="none" w:sz="0" w:space="0" w:color="auto" w:frame="1"/>
        </w:rPr>
        <w:t>NodeMCU</w:t>
      </w:r>
      <w:proofErr w:type="spellEnd"/>
      <w:r w:rsidRPr="005A7FE3">
        <w:rPr>
          <w:rFonts w:ascii="Times New Roman" w:eastAsia="Times New Roman" w:hAnsi="Times New Roman" w:cs="Times New Roman"/>
          <w:sz w:val="24"/>
          <w:szCs w:val="24"/>
          <w:bdr w:val="none" w:sz="0" w:space="0" w:color="auto" w:frame="1"/>
        </w:rPr>
        <w:t xml:space="preserve"> boards have one input voltage pin (</w:t>
      </w:r>
      <w:proofErr w:type="gramStart"/>
      <w:r w:rsidRPr="005A7FE3">
        <w:rPr>
          <w:rFonts w:ascii="Times New Roman" w:eastAsia="Times New Roman" w:hAnsi="Times New Roman" w:cs="Times New Roman"/>
          <w:sz w:val="24"/>
          <w:szCs w:val="24"/>
          <w:bdr w:val="none" w:sz="0" w:space="0" w:color="auto" w:frame="1"/>
        </w:rPr>
        <w:t>Vin</w:t>
      </w:r>
      <w:proofErr w:type="gramEnd"/>
      <w:r w:rsidRPr="005A7FE3">
        <w:rPr>
          <w:rFonts w:ascii="Times New Roman" w:eastAsia="Times New Roman" w:hAnsi="Times New Roman" w:cs="Times New Roman"/>
          <w:sz w:val="24"/>
          <w:szCs w:val="24"/>
          <w:bdr w:val="none" w:sz="0" w:space="0" w:color="auto" w:frame="1"/>
        </w:rPr>
        <w:t xml:space="preserve">), three power pins (3.3v), four ground pins (GND), one </w:t>
      </w:r>
      <w:proofErr w:type="spellStart"/>
      <w:r w:rsidRPr="005A7FE3">
        <w:rPr>
          <w:rFonts w:ascii="Times New Roman" w:eastAsia="Times New Roman" w:hAnsi="Times New Roman" w:cs="Times New Roman"/>
          <w:sz w:val="24"/>
          <w:szCs w:val="24"/>
          <w:bdr w:val="none" w:sz="0" w:space="0" w:color="auto" w:frame="1"/>
        </w:rPr>
        <w:t>analog</w:t>
      </w:r>
      <w:proofErr w:type="spellEnd"/>
      <w:r w:rsidRPr="005A7FE3">
        <w:rPr>
          <w:rFonts w:ascii="Times New Roman" w:eastAsia="Times New Roman" w:hAnsi="Times New Roman" w:cs="Times New Roman"/>
          <w:sz w:val="24"/>
          <w:szCs w:val="24"/>
          <w:bdr w:val="none" w:sz="0" w:space="0" w:color="auto" w:frame="1"/>
        </w:rPr>
        <w:t xml:space="preserve"> pin (A0), and several digital pins (GPIO XX).</w:t>
      </w:r>
    </w:p>
    <w:p w:rsidR="005A7FE3" w:rsidRPr="005A7FE3" w:rsidRDefault="005A7FE3" w:rsidP="005A7FE3">
      <w:pPr>
        <w:shd w:val="clear" w:color="auto" w:fill="FFFFFF"/>
        <w:spacing w:after="0" w:line="360" w:lineRule="auto"/>
        <w:jc w:val="both"/>
        <w:rPr>
          <w:rFonts w:ascii="Times New Roman" w:eastAsia="Times New Roman" w:hAnsi="Times New Roman" w:cs="Times New Roman"/>
          <w:sz w:val="24"/>
          <w:szCs w:val="24"/>
          <w:bdr w:val="none" w:sz="0" w:space="0" w:color="auto" w:frame="1"/>
        </w:rPr>
      </w:pPr>
      <w:r w:rsidRPr="005A7FE3">
        <w:rPr>
          <w:rFonts w:ascii="Times New Roman" w:eastAsia="Times New Roman" w:hAnsi="Times New Roman" w:cs="Times New Roman"/>
          <w:bCs/>
          <w:sz w:val="24"/>
          <w:szCs w:val="24"/>
          <w:bdr w:val="none" w:sz="0" w:space="0" w:color="auto" w:frame="1"/>
        </w:rPr>
        <w:t xml:space="preserve">Pin      Code               </w:t>
      </w:r>
      <w:proofErr w:type="spellStart"/>
      <w:r w:rsidRPr="005A7FE3">
        <w:rPr>
          <w:rFonts w:ascii="Times New Roman" w:eastAsia="Times New Roman" w:hAnsi="Times New Roman" w:cs="Times New Roman"/>
          <w:bCs/>
          <w:sz w:val="24"/>
          <w:szCs w:val="24"/>
          <w:bdr w:val="none" w:sz="0" w:space="0" w:color="auto" w:frame="1"/>
        </w:rPr>
        <w:t>Arduino</w:t>
      </w:r>
      <w:proofErr w:type="spellEnd"/>
      <w:r w:rsidRPr="005A7FE3">
        <w:rPr>
          <w:rFonts w:ascii="Times New Roman" w:eastAsia="Times New Roman" w:hAnsi="Times New Roman" w:cs="Times New Roman"/>
          <w:bCs/>
          <w:sz w:val="24"/>
          <w:szCs w:val="24"/>
          <w:bdr w:val="none" w:sz="0" w:space="0" w:color="auto" w:frame="1"/>
        </w:rPr>
        <w:t xml:space="preserve"> alias</w:t>
      </w:r>
    </w:p>
    <w:p w:rsidR="005A7FE3" w:rsidRPr="005A7FE3" w:rsidRDefault="005A7FE3" w:rsidP="005A7FE3">
      <w:pPr>
        <w:shd w:val="clear" w:color="auto" w:fill="FFFFFF"/>
        <w:spacing w:after="375" w:line="360" w:lineRule="auto"/>
        <w:jc w:val="both"/>
        <w:rPr>
          <w:rFonts w:ascii="Times New Roman" w:eastAsia="Times New Roman" w:hAnsi="Times New Roman" w:cs="Times New Roman"/>
          <w:sz w:val="24"/>
          <w:szCs w:val="24"/>
          <w:bdr w:val="none" w:sz="0" w:space="0" w:color="auto" w:frame="1"/>
        </w:rPr>
      </w:pPr>
      <w:r w:rsidRPr="005A7FE3">
        <w:rPr>
          <w:rFonts w:ascii="Times New Roman" w:eastAsia="Times New Roman" w:hAnsi="Times New Roman" w:cs="Times New Roman"/>
          <w:sz w:val="24"/>
          <w:szCs w:val="24"/>
          <w:bdr w:val="none" w:sz="0" w:space="0" w:color="auto" w:frame="1"/>
        </w:rPr>
        <w:t>A0       A0                               A0</w:t>
      </w:r>
    </w:p>
    <w:p w:rsidR="005A7FE3" w:rsidRPr="005A7FE3" w:rsidRDefault="005A7FE3" w:rsidP="005A7FE3">
      <w:pPr>
        <w:shd w:val="clear" w:color="auto" w:fill="FFFFFF"/>
        <w:spacing w:after="375" w:line="360" w:lineRule="auto"/>
        <w:jc w:val="both"/>
        <w:rPr>
          <w:rFonts w:ascii="Times New Roman" w:eastAsia="Times New Roman" w:hAnsi="Times New Roman" w:cs="Times New Roman"/>
          <w:sz w:val="24"/>
          <w:szCs w:val="24"/>
          <w:bdr w:val="none" w:sz="0" w:space="0" w:color="auto" w:frame="1"/>
        </w:rPr>
      </w:pPr>
      <w:r w:rsidRPr="005A7FE3">
        <w:rPr>
          <w:rFonts w:ascii="Times New Roman" w:eastAsia="Times New Roman" w:hAnsi="Times New Roman" w:cs="Times New Roman"/>
          <w:sz w:val="24"/>
          <w:szCs w:val="24"/>
          <w:bdr w:val="none" w:sz="0" w:space="0" w:color="auto" w:frame="1"/>
        </w:rPr>
        <w:t>D0       GPIO 16                     16</w:t>
      </w:r>
    </w:p>
    <w:p w:rsidR="005A7FE3" w:rsidRPr="005A7FE3" w:rsidRDefault="005A7FE3" w:rsidP="005A7FE3">
      <w:pPr>
        <w:shd w:val="clear" w:color="auto" w:fill="FFFFFF"/>
        <w:spacing w:after="375" w:line="360" w:lineRule="auto"/>
        <w:jc w:val="both"/>
        <w:rPr>
          <w:rFonts w:ascii="Times New Roman" w:eastAsia="Times New Roman" w:hAnsi="Times New Roman" w:cs="Times New Roman"/>
          <w:sz w:val="24"/>
          <w:szCs w:val="24"/>
          <w:bdr w:val="none" w:sz="0" w:space="0" w:color="auto" w:frame="1"/>
        </w:rPr>
      </w:pPr>
      <w:r w:rsidRPr="005A7FE3">
        <w:rPr>
          <w:rFonts w:ascii="Times New Roman" w:eastAsia="Times New Roman" w:hAnsi="Times New Roman" w:cs="Times New Roman"/>
          <w:sz w:val="24"/>
          <w:szCs w:val="24"/>
          <w:bdr w:val="none" w:sz="0" w:space="0" w:color="auto" w:frame="1"/>
        </w:rPr>
        <w:lastRenderedPageBreak/>
        <w:t>D1       GPIO 5                       5</w:t>
      </w:r>
    </w:p>
    <w:p w:rsidR="005A7FE3" w:rsidRPr="005A7FE3" w:rsidRDefault="005A7FE3" w:rsidP="005A7FE3">
      <w:pPr>
        <w:shd w:val="clear" w:color="auto" w:fill="FFFFFF"/>
        <w:spacing w:after="375" w:line="360" w:lineRule="auto"/>
        <w:jc w:val="both"/>
        <w:rPr>
          <w:rFonts w:ascii="Times New Roman" w:eastAsia="Times New Roman" w:hAnsi="Times New Roman" w:cs="Times New Roman"/>
          <w:sz w:val="24"/>
          <w:szCs w:val="24"/>
          <w:bdr w:val="none" w:sz="0" w:space="0" w:color="auto" w:frame="1"/>
        </w:rPr>
      </w:pPr>
      <w:r w:rsidRPr="005A7FE3">
        <w:rPr>
          <w:rFonts w:ascii="Times New Roman" w:eastAsia="Times New Roman" w:hAnsi="Times New Roman" w:cs="Times New Roman"/>
          <w:sz w:val="24"/>
          <w:szCs w:val="24"/>
          <w:bdr w:val="none" w:sz="0" w:space="0" w:color="auto" w:frame="1"/>
        </w:rPr>
        <w:t>D2       GPIO 4                       4</w:t>
      </w:r>
    </w:p>
    <w:p w:rsidR="005A7FE3" w:rsidRPr="005A7FE3" w:rsidRDefault="005A7FE3" w:rsidP="005A7FE3">
      <w:pPr>
        <w:shd w:val="clear" w:color="auto" w:fill="FFFFFF"/>
        <w:spacing w:after="375" w:line="360" w:lineRule="auto"/>
        <w:jc w:val="both"/>
        <w:rPr>
          <w:rFonts w:ascii="Times New Roman" w:eastAsia="Times New Roman" w:hAnsi="Times New Roman" w:cs="Times New Roman"/>
          <w:sz w:val="24"/>
          <w:szCs w:val="24"/>
          <w:bdr w:val="none" w:sz="0" w:space="0" w:color="auto" w:frame="1"/>
        </w:rPr>
      </w:pPr>
      <w:r w:rsidRPr="005A7FE3">
        <w:rPr>
          <w:rFonts w:ascii="Times New Roman" w:eastAsia="Times New Roman" w:hAnsi="Times New Roman" w:cs="Times New Roman"/>
          <w:sz w:val="24"/>
          <w:szCs w:val="24"/>
          <w:bdr w:val="none" w:sz="0" w:space="0" w:color="auto" w:frame="1"/>
        </w:rPr>
        <w:t>D3       GPIO 0                       0</w:t>
      </w:r>
    </w:p>
    <w:p w:rsidR="005A7FE3" w:rsidRPr="005A7FE3" w:rsidRDefault="005A7FE3" w:rsidP="005A7FE3">
      <w:pPr>
        <w:shd w:val="clear" w:color="auto" w:fill="FFFFFF"/>
        <w:spacing w:after="375" w:line="360" w:lineRule="auto"/>
        <w:jc w:val="both"/>
        <w:rPr>
          <w:rFonts w:ascii="Times New Roman" w:eastAsia="Times New Roman" w:hAnsi="Times New Roman" w:cs="Times New Roman"/>
          <w:sz w:val="24"/>
          <w:szCs w:val="24"/>
          <w:bdr w:val="none" w:sz="0" w:space="0" w:color="auto" w:frame="1"/>
        </w:rPr>
      </w:pPr>
      <w:r w:rsidRPr="005A7FE3">
        <w:rPr>
          <w:rFonts w:ascii="Times New Roman" w:eastAsia="Times New Roman" w:hAnsi="Times New Roman" w:cs="Times New Roman"/>
          <w:sz w:val="24"/>
          <w:szCs w:val="24"/>
          <w:bdr w:val="none" w:sz="0" w:space="0" w:color="auto" w:frame="1"/>
        </w:rPr>
        <w:t>D4       GPIO 2                       2</w:t>
      </w:r>
    </w:p>
    <w:p w:rsidR="005A7FE3" w:rsidRPr="005A7FE3" w:rsidRDefault="005A7FE3" w:rsidP="005A7FE3">
      <w:pPr>
        <w:shd w:val="clear" w:color="auto" w:fill="FFFFFF"/>
        <w:spacing w:after="375" w:line="360" w:lineRule="auto"/>
        <w:jc w:val="both"/>
        <w:rPr>
          <w:rFonts w:ascii="Times New Roman" w:eastAsia="Times New Roman" w:hAnsi="Times New Roman" w:cs="Times New Roman"/>
          <w:sz w:val="24"/>
          <w:szCs w:val="24"/>
          <w:bdr w:val="none" w:sz="0" w:space="0" w:color="auto" w:frame="1"/>
        </w:rPr>
      </w:pPr>
      <w:r w:rsidRPr="005A7FE3">
        <w:rPr>
          <w:rFonts w:ascii="Times New Roman" w:eastAsia="Times New Roman" w:hAnsi="Times New Roman" w:cs="Times New Roman"/>
          <w:sz w:val="24"/>
          <w:szCs w:val="24"/>
          <w:bdr w:val="none" w:sz="0" w:space="0" w:color="auto" w:frame="1"/>
        </w:rPr>
        <w:t>D5       GPIO 14                     14</w:t>
      </w:r>
    </w:p>
    <w:p w:rsidR="005A7FE3" w:rsidRPr="005A7FE3" w:rsidRDefault="005A7FE3" w:rsidP="005A7FE3">
      <w:pPr>
        <w:shd w:val="clear" w:color="auto" w:fill="FFFFFF"/>
        <w:spacing w:after="375" w:line="360" w:lineRule="auto"/>
        <w:jc w:val="both"/>
        <w:rPr>
          <w:rFonts w:ascii="Times New Roman" w:eastAsia="Times New Roman" w:hAnsi="Times New Roman" w:cs="Times New Roman"/>
          <w:sz w:val="24"/>
          <w:szCs w:val="24"/>
          <w:bdr w:val="none" w:sz="0" w:space="0" w:color="auto" w:frame="1"/>
        </w:rPr>
      </w:pPr>
      <w:r w:rsidRPr="005A7FE3">
        <w:rPr>
          <w:rFonts w:ascii="Times New Roman" w:eastAsia="Times New Roman" w:hAnsi="Times New Roman" w:cs="Times New Roman"/>
          <w:sz w:val="24"/>
          <w:szCs w:val="24"/>
          <w:bdr w:val="none" w:sz="0" w:space="0" w:color="auto" w:frame="1"/>
        </w:rPr>
        <w:t>D6       GPIO 12                     12</w:t>
      </w:r>
    </w:p>
    <w:p w:rsidR="005A7FE3" w:rsidRPr="005A7FE3" w:rsidRDefault="005A7FE3" w:rsidP="005A7FE3">
      <w:pPr>
        <w:shd w:val="clear" w:color="auto" w:fill="FFFFFF"/>
        <w:spacing w:after="375" w:line="360" w:lineRule="auto"/>
        <w:jc w:val="both"/>
        <w:rPr>
          <w:rFonts w:ascii="Times New Roman" w:eastAsia="Times New Roman" w:hAnsi="Times New Roman" w:cs="Times New Roman"/>
          <w:sz w:val="24"/>
          <w:szCs w:val="24"/>
          <w:bdr w:val="none" w:sz="0" w:space="0" w:color="auto" w:frame="1"/>
        </w:rPr>
      </w:pPr>
      <w:r w:rsidRPr="005A7FE3">
        <w:rPr>
          <w:rFonts w:ascii="Times New Roman" w:eastAsia="Times New Roman" w:hAnsi="Times New Roman" w:cs="Times New Roman"/>
          <w:sz w:val="24"/>
          <w:szCs w:val="24"/>
          <w:bdr w:val="none" w:sz="0" w:space="0" w:color="auto" w:frame="1"/>
        </w:rPr>
        <w:t>D7       GPIO 13                     13</w:t>
      </w:r>
    </w:p>
    <w:p w:rsidR="005A7FE3" w:rsidRPr="005A7FE3" w:rsidRDefault="005A7FE3" w:rsidP="005A7FE3">
      <w:pPr>
        <w:shd w:val="clear" w:color="auto" w:fill="FFFFFF"/>
        <w:spacing w:after="375" w:line="360" w:lineRule="auto"/>
        <w:jc w:val="both"/>
        <w:rPr>
          <w:rFonts w:ascii="Times New Roman" w:eastAsia="Times New Roman" w:hAnsi="Times New Roman" w:cs="Times New Roman"/>
          <w:sz w:val="24"/>
          <w:szCs w:val="24"/>
          <w:bdr w:val="none" w:sz="0" w:space="0" w:color="auto" w:frame="1"/>
        </w:rPr>
      </w:pPr>
      <w:r w:rsidRPr="005A7FE3">
        <w:rPr>
          <w:rFonts w:ascii="Times New Roman" w:eastAsia="Times New Roman" w:hAnsi="Times New Roman" w:cs="Times New Roman"/>
          <w:sz w:val="24"/>
          <w:szCs w:val="24"/>
          <w:bdr w:val="none" w:sz="0" w:space="0" w:color="auto" w:frame="1"/>
        </w:rPr>
        <w:t>D8       GPIO 15                     15</w:t>
      </w:r>
    </w:p>
    <w:p w:rsidR="005A7FE3" w:rsidRPr="005A7FE3" w:rsidRDefault="005A7FE3" w:rsidP="005A7FE3">
      <w:pPr>
        <w:shd w:val="clear" w:color="auto" w:fill="FFFFFF"/>
        <w:spacing w:after="375" w:line="360" w:lineRule="auto"/>
        <w:jc w:val="both"/>
        <w:rPr>
          <w:rFonts w:ascii="Times New Roman" w:eastAsia="Times New Roman" w:hAnsi="Times New Roman" w:cs="Times New Roman"/>
          <w:sz w:val="24"/>
          <w:szCs w:val="24"/>
          <w:bdr w:val="none" w:sz="0" w:space="0" w:color="auto" w:frame="1"/>
        </w:rPr>
      </w:pPr>
      <w:r w:rsidRPr="005A7FE3">
        <w:rPr>
          <w:rFonts w:ascii="Times New Roman" w:eastAsia="Times New Roman" w:hAnsi="Times New Roman" w:cs="Times New Roman"/>
          <w:sz w:val="24"/>
          <w:szCs w:val="24"/>
          <w:bdr w:val="none" w:sz="0" w:space="0" w:color="auto" w:frame="1"/>
        </w:rPr>
        <w:t>SD2     GPIO 9                       9</w:t>
      </w:r>
    </w:p>
    <w:p w:rsidR="005A7FE3" w:rsidRPr="005A7FE3" w:rsidRDefault="005A7FE3" w:rsidP="005A7FE3">
      <w:pPr>
        <w:shd w:val="clear" w:color="auto" w:fill="FFFFFF"/>
        <w:spacing w:after="375" w:line="360" w:lineRule="auto"/>
        <w:jc w:val="both"/>
        <w:rPr>
          <w:rFonts w:ascii="Times New Roman" w:eastAsia="Times New Roman" w:hAnsi="Times New Roman" w:cs="Times New Roman"/>
          <w:sz w:val="24"/>
          <w:szCs w:val="24"/>
          <w:bdr w:val="none" w:sz="0" w:space="0" w:color="auto" w:frame="1"/>
        </w:rPr>
      </w:pPr>
      <w:r w:rsidRPr="005A7FE3">
        <w:rPr>
          <w:rFonts w:ascii="Times New Roman" w:eastAsia="Times New Roman" w:hAnsi="Times New Roman" w:cs="Times New Roman"/>
          <w:sz w:val="24"/>
          <w:szCs w:val="24"/>
          <w:bdr w:val="none" w:sz="0" w:space="0" w:color="auto" w:frame="1"/>
        </w:rPr>
        <w:t>SD3     GPIO 10                     10</w:t>
      </w:r>
    </w:p>
    <w:p w:rsidR="005A7FE3" w:rsidRPr="005A7FE3" w:rsidRDefault="005A7FE3" w:rsidP="005A7FE3">
      <w:pPr>
        <w:shd w:val="clear" w:color="auto" w:fill="FFFFFF"/>
        <w:spacing w:after="375" w:line="360" w:lineRule="auto"/>
        <w:jc w:val="both"/>
        <w:rPr>
          <w:rFonts w:ascii="Times New Roman" w:eastAsia="Times New Roman" w:hAnsi="Times New Roman" w:cs="Times New Roman"/>
          <w:sz w:val="24"/>
          <w:szCs w:val="24"/>
          <w:bdr w:val="none" w:sz="0" w:space="0" w:color="auto" w:frame="1"/>
        </w:rPr>
      </w:pPr>
      <w:r w:rsidRPr="005A7FE3">
        <w:rPr>
          <w:rFonts w:ascii="Times New Roman" w:eastAsia="Times New Roman" w:hAnsi="Times New Roman" w:cs="Times New Roman"/>
          <w:sz w:val="24"/>
          <w:szCs w:val="24"/>
          <w:bdr w:val="none" w:sz="0" w:space="0" w:color="auto" w:frame="1"/>
        </w:rPr>
        <w:t>RX      GPIO 3                       3</w:t>
      </w:r>
    </w:p>
    <w:p w:rsidR="005A7FE3" w:rsidRPr="005A7FE3" w:rsidRDefault="005A7FE3" w:rsidP="005A7FE3">
      <w:pPr>
        <w:shd w:val="clear" w:color="auto" w:fill="FFFFFF"/>
        <w:spacing w:after="375" w:line="360" w:lineRule="auto"/>
        <w:jc w:val="both"/>
        <w:rPr>
          <w:rFonts w:ascii="Times New Roman" w:eastAsia="Times New Roman" w:hAnsi="Times New Roman" w:cs="Times New Roman"/>
          <w:sz w:val="24"/>
          <w:szCs w:val="24"/>
          <w:bdr w:val="none" w:sz="0" w:space="0" w:color="auto" w:frame="1"/>
        </w:rPr>
      </w:pPr>
      <w:r w:rsidRPr="005A7FE3">
        <w:rPr>
          <w:rFonts w:ascii="Times New Roman" w:eastAsia="Times New Roman" w:hAnsi="Times New Roman" w:cs="Times New Roman"/>
          <w:sz w:val="24"/>
          <w:szCs w:val="24"/>
          <w:bdr w:val="none" w:sz="0" w:space="0" w:color="auto" w:frame="1"/>
        </w:rPr>
        <w:t>TX       GPIO 1                       1</w:t>
      </w:r>
    </w:p>
    <w:p w:rsidR="005A7FE3" w:rsidRPr="005A7FE3" w:rsidRDefault="005A7FE3" w:rsidP="005A7FE3">
      <w:pPr>
        <w:shd w:val="clear" w:color="auto" w:fill="FFFFFF"/>
        <w:spacing w:after="0" w:line="360" w:lineRule="auto"/>
        <w:jc w:val="both"/>
        <w:rPr>
          <w:ins w:id="2" w:author="Unknown"/>
          <w:rFonts w:ascii="Times New Roman" w:eastAsia="Times New Roman" w:hAnsi="Times New Roman" w:cs="Times New Roman"/>
          <w:sz w:val="24"/>
          <w:szCs w:val="24"/>
          <w:bdr w:val="none" w:sz="0" w:space="0" w:color="auto" w:frame="1"/>
        </w:rPr>
      </w:pPr>
      <w:r w:rsidRPr="005A7FE3">
        <w:rPr>
          <w:rFonts w:ascii="Times New Roman" w:eastAsia="Times New Roman" w:hAnsi="Times New Roman" w:cs="Times New Roman"/>
          <w:sz w:val="24"/>
          <w:szCs w:val="24"/>
          <w:bdr w:val="none" w:sz="0" w:space="0" w:color="auto" w:frame="1"/>
        </w:rPr>
        <w:br/>
      </w:r>
    </w:p>
    <w:p w:rsidR="005A7FE3" w:rsidRPr="005A7FE3" w:rsidRDefault="005A7FE3" w:rsidP="005A7FE3">
      <w:pPr>
        <w:shd w:val="clear" w:color="auto" w:fill="FFFFFF"/>
        <w:spacing w:after="0" w:line="360" w:lineRule="auto"/>
        <w:jc w:val="both"/>
        <w:outlineLvl w:val="2"/>
        <w:rPr>
          <w:rFonts w:ascii="Times New Roman" w:eastAsia="Times New Roman" w:hAnsi="Times New Roman" w:cs="Times New Roman"/>
          <w:bCs/>
          <w:sz w:val="24"/>
          <w:szCs w:val="24"/>
          <w:bdr w:val="none" w:sz="0" w:space="0" w:color="auto" w:frame="1"/>
        </w:rPr>
      </w:pPr>
      <w:proofErr w:type="spellStart"/>
      <w:r w:rsidRPr="005A7FE3">
        <w:rPr>
          <w:rFonts w:ascii="Times New Roman" w:eastAsia="Times New Roman" w:hAnsi="Times New Roman" w:cs="Times New Roman"/>
          <w:bCs/>
          <w:sz w:val="24"/>
          <w:szCs w:val="24"/>
          <w:bdr w:val="none" w:sz="0" w:space="0" w:color="auto" w:frame="1"/>
        </w:rPr>
        <w:t>Nodemcu</w:t>
      </w:r>
      <w:proofErr w:type="spellEnd"/>
      <w:r w:rsidRPr="005A7FE3">
        <w:rPr>
          <w:rFonts w:ascii="Times New Roman" w:eastAsia="Times New Roman" w:hAnsi="Times New Roman" w:cs="Times New Roman"/>
          <w:bCs/>
          <w:sz w:val="24"/>
          <w:szCs w:val="24"/>
          <w:bdr w:val="none" w:sz="0" w:space="0" w:color="auto" w:frame="1"/>
        </w:rPr>
        <w:t xml:space="preserve"> ESP8266 PWM Pins:</w:t>
      </w:r>
    </w:p>
    <w:p w:rsidR="005A7FE3" w:rsidRPr="005A7FE3" w:rsidRDefault="005A7FE3" w:rsidP="005A7FE3">
      <w:pPr>
        <w:shd w:val="clear" w:color="auto" w:fill="FFFFFF"/>
        <w:spacing w:after="0" w:line="360" w:lineRule="auto"/>
        <w:jc w:val="both"/>
        <w:rPr>
          <w:rFonts w:ascii="Times New Roman" w:eastAsia="Times New Roman" w:hAnsi="Times New Roman" w:cs="Times New Roman"/>
          <w:sz w:val="24"/>
          <w:szCs w:val="24"/>
          <w:bdr w:val="none" w:sz="0" w:space="0" w:color="auto" w:frame="1"/>
        </w:rPr>
      </w:pPr>
      <w:r w:rsidRPr="005A7FE3">
        <w:rPr>
          <w:rFonts w:ascii="Times New Roman" w:eastAsia="Times New Roman" w:hAnsi="Times New Roman" w:cs="Times New Roman"/>
          <w:noProof/>
          <w:sz w:val="24"/>
          <w:szCs w:val="24"/>
          <w:bdr w:val="none" w:sz="0" w:space="0" w:color="auto" w:frame="1"/>
        </w:rPr>
        <w:lastRenderedPageBreak/>
        <w:drawing>
          <wp:inline distT="0" distB="0" distL="0" distR="0">
            <wp:extent cx="5162550" cy="4581525"/>
            <wp:effectExtent l="0" t="0" r="0" b="9525"/>
            <wp:docPr id="2032471086" name="Picture 1" descr="Nodemcu ESP8266">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demcu ESP8266">
                      <a:hlinkClick r:id="rId78"/>
                    </pic:cNvPr>
                    <pic:cNvPicPr>
                      <a:picLocks noChangeAspect="1" noChangeArrowheads="1"/>
                    </pic:cNvPicPr>
                  </pic:nvPicPr>
                  <pic:blipFill>
                    <a:blip r:embed="rId7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62550" cy="4581525"/>
                    </a:xfrm>
                    <a:prstGeom prst="rect">
                      <a:avLst/>
                    </a:prstGeom>
                    <a:noFill/>
                    <a:ln>
                      <a:noFill/>
                    </a:ln>
                  </pic:spPr>
                </pic:pic>
              </a:graphicData>
            </a:graphic>
          </wp:inline>
        </w:drawing>
      </w:r>
    </w:p>
    <w:p w:rsidR="005A7FE3" w:rsidRPr="005A7FE3" w:rsidRDefault="005A7FE3" w:rsidP="005A7FE3">
      <w:pPr>
        <w:shd w:val="clear" w:color="auto" w:fill="FFFFFF"/>
        <w:spacing w:after="0" w:line="360" w:lineRule="auto"/>
        <w:jc w:val="both"/>
        <w:outlineLvl w:val="2"/>
        <w:rPr>
          <w:rFonts w:ascii="Times New Roman" w:eastAsia="Times New Roman" w:hAnsi="Times New Roman" w:cs="Times New Roman"/>
          <w:bCs/>
          <w:sz w:val="24"/>
          <w:szCs w:val="24"/>
          <w:bdr w:val="none" w:sz="0" w:space="0" w:color="auto" w:frame="1"/>
        </w:rPr>
      </w:pPr>
      <w:r w:rsidRPr="005A7FE3">
        <w:rPr>
          <w:rFonts w:ascii="Times New Roman" w:eastAsia="Times New Roman" w:hAnsi="Times New Roman" w:cs="Times New Roman"/>
          <w:bCs/>
          <w:sz w:val="24"/>
          <w:szCs w:val="24"/>
          <w:bdr w:val="none" w:sz="0" w:space="0" w:color="auto" w:frame="1"/>
        </w:rPr>
        <w:t xml:space="preserve">Applications of </w:t>
      </w:r>
      <w:proofErr w:type="spellStart"/>
      <w:r w:rsidRPr="005A7FE3">
        <w:rPr>
          <w:rFonts w:ascii="Times New Roman" w:eastAsia="Times New Roman" w:hAnsi="Times New Roman" w:cs="Times New Roman"/>
          <w:bCs/>
          <w:sz w:val="24"/>
          <w:szCs w:val="24"/>
          <w:bdr w:val="none" w:sz="0" w:space="0" w:color="auto" w:frame="1"/>
        </w:rPr>
        <w:t>Nodemcu</w:t>
      </w:r>
      <w:proofErr w:type="spellEnd"/>
    </w:p>
    <w:p w:rsidR="005A7FE3" w:rsidRPr="005A7FE3" w:rsidRDefault="005A7FE3" w:rsidP="005A7FE3">
      <w:pPr>
        <w:shd w:val="clear" w:color="auto" w:fill="FFFFFF"/>
        <w:spacing w:after="375" w:line="360" w:lineRule="auto"/>
        <w:jc w:val="both"/>
        <w:rPr>
          <w:rFonts w:ascii="Times New Roman" w:eastAsia="Times New Roman" w:hAnsi="Times New Roman" w:cs="Times New Roman"/>
          <w:sz w:val="24"/>
          <w:szCs w:val="24"/>
          <w:bdr w:val="none" w:sz="0" w:space="0" w:color="auto" w:frame="1"/>
        </w:rPr>
      </w:pPr>
      <w:r w:rsidRPr="005A7FE3">
        <w:rPr>
          <w:rFonts w:ascii="Times New Roman" w:eastAsia="Times New Roman" w:hAnsi="Times New Roman" w:cs="Times New Roman"/>
          <w:sz w:val="24"/>
          <w:szCs w:val="24"/>
          <w:bdr w:val="none" w:sz="0" w:space="0" w:color="auto" w:frame="1"/>
        </w:rPr>
        <w:t xml:space="preserve">Prototyping of </w:t>
      </w:r>
      <w:proofErr w:type="spellStart"/>
      <w:r w:rsidRPr="005A7FE3">
        <w:rPr>
          <w:rFonts w:ascii="Times New Roman" w:eastAsia="Times New Roman" w:hAnsi="Times New Roman" w:cs="Times New Roman"/>
          <w:sz w:val="24"/>
          <w:szCs w:val="24"/>
          <w:bdr w:val="none" w:sz="0" w:space="0" w:color="auto" w:frame="1"/>
        </w:rPr>
        <w:t>IoT</w:t>
      </w:r>
      <w:proofErr w:type="spellEnd"/>
      <w:r w:rsidRPr="005A7FE3">
        <w:rPr>
          <w:rFonts w:ascii="Times New Roman" w:eastAsia="Times New Roman" w:hAnsi="Times New Roman" w:cs="Times New Roman"/>
          <w:sz w:val="24"/>
          <w:szCs w:val="24"/>
          <w:bdr w:val="none" w:sz="0" w:space="0" w:color="auto" w:frame="1"/>
        </w:rPr>
        <w:t xml:space="preserve"> devices</w:t>
      </w:r>
    </w:p>
    <w:p w:rsidR="005A7FE3" w:rsidRPr="005A7FE3" w:rsidRDefault="005A7FE3" w:rsidP="005A7FE3">
      <w:pPr>
        <w:shd w:val="clear" w:color="auto" w:fill="FFFFFF"/>
        <w:spacing w:after="375" w:line="360" w:lineRule="auto"/>
        <w:jc w:val="both"/>
        <w:rPr>
          <w:rFonts w:ascii="Times New Roman" w:eastAsia="Times New Roman" w:hAnsi="Times New Roman" w:cs="Times New Roman"/>
          <w:sz w:val="24"/>
          <w:szCs w:val="24"/>
          <w:bdr w:val="none" w:sz="0" w:space="0" w:color="auto" w:frame="1"/>
        </w:rPr>
      </w:pPr>
      <w:r w:rsidRPr="005A7FE3">
        <w:rPr>
          <w:rFonts w:ascii="Times New Roman" w:eastAsia="Times New Roman" w:hAnsi="Times New Roman" w:cs="Times New Roman"/>
          <w:sz w:val="24"/>
          <w:szCs w:val="24"/>
          <w:bdr w:val="none" w:sz="0" w:space="0" w:color="auto" w:frame="1"/>
        </w:rPr>
        <w:t>Low power battery operated applications</w:t>
      </w:r>
    </w:p>
    <w:p w:rsidR="005A7FE3" w:rsidRPr="005A7FE3" w:rsidRDefault="005A7FE3" w:rsidP="005A7FE3">
      <w:pPr>
        <w:shd w:val="clear" w:color="auto" w:fill="FFFFFF"/>
        <w:spacing w:after="375" w:line="360" w:lineRule="auto"/>
        <w:jc w:val="both"/>
        <w:rPr>
          <w:rFonts w:ascii="Times New Roman" w:eastAsia="Times New Roman" w:hAnsi="Times New Roman" w:cs="Times New Roman"/>
          <w:sz w:val="24"/>
          <w:szCs w:val="24"/>
          <w:bdr w:val="none" w:sz="0" w:space="0" w:color="auto" w:frame="1"/>
        </w:rPr>
      </w:pPr>
      <w:r w:rsidRPr="005A7FE3">
        <w:rPr>
          <w:rFonts w:ascii="Times New Roman" w:eastAsia="Times New Roman" w:hAnsi="Times New Roman" w:cs="Times New Roman"/>
          <w:sz w:val="24"/>
          <w:szCs w:val="24"/>
          <w:bdr w:val="none" w:sz="0" w:space="0" w:color="auto" w:frame="1"/>
        </w:rPr>
        <w:t>Network projects</w:t>
      </w:r>
    </w:p>
    <w:p w:rsidR="005A7FE3" w:rsidRPr="005A7FE3" w:rsidRDefault="005A7FE3" w:rsidP="005A7FE3">
      <w:pPr>
        <w:shd w:val="clear" w:color="auto" w:fill="FFFFFF"/>
        <w:spacing w:after="375" w:line="360" w:lineRule="auto"/>
        <w:jc w:val="both"/>
        <w:rPr>
          <w:rFonts w:ascii="Times New Roman" w:eastAsia="Times New Roman" w:hAnsi="Times New Roman" w:cs="Times New Roman"/>
          <w:sz w:val="24"/>
          <w:szCs w:val="24"/>
          <w:bdr w:val="none" w:sz="0" w:space="0" w:color="auto" w:frame="1"/>
        </w:rPr>
      </w:pPr>
      <w:proofErr w:type="gramStart"/>
      <w:r w:rsidRPr="005A7FE3">
        <w:rPr>
          <w:rFonts w:ascii="Times New Roman" w:eastAsia="Times New Roman" w:hAnsi="Times New Roman" w:cs="Times New Roman"/>
          <w:sz w:val="24"/>
          <w:szCs w:val="24"/>
          <w:bdr w:val="none" w:sz="0" w:space="0" w:color="auto" w:frame="1"/>
        </w:rPr>
        <w:t>Projects requiring multiple I/O interfaces</w:t>
      </w:r>
      <w:proofErr w:type="gramEnd"/>
      <w:r w:rsidRPr="005A7FE3">
        <w:rPr>
          <w:rFonts w:ascii="Times New Roman" w:eastAsia="Times New Roman" w:hAnsi="Times New Roman" w:cs="Times New Roman"/>
          <w:sz w:val="24"/>
          <w:szCs w:val="24"/>
          <w:bdr w:val="none" w:sz="0" w:space="0" w:color="auto" w:frame="1"/>
        </w:rPr>
        <w:t xml:space="preserve"> with Wi-Fi and Bluetooth functionalities</w:t>
      </w:r>
    </w:p>
    <w:p w:rsidR="005A7FE3" w:rsidRPr="005A7FE3" w:rsidRDefault="005A7FE3" w:rsidP="005A7FE3">
      <w:pPr>
        <w:spacing w:line="360" w:lineRule="auto"/>
        <w:jc w:val="both"/>
        <w:rPr>
          <w:rFonts w:ascii="Times New Roman" w:hAnsi="Times New Roman" w:cs="Times New Roman"/>
          <w:sz w:val="24"/>
          <w:szCs w:val="24"/>
        </w:rPr>
      </w:pPr>
    </w:p>
    <w:p w:rsidR="005A7FE3" w:rsidRPr="005A7FE3" w:rsidRDefault="005A7FE3" w:rsidP="005A7FE3">
      <w:pPr>
        <w:spacing w:line="360" w:lineRule="auto"/>
        <w:jc w:val="both"/>
        <w:rPr>
          <w:rFonts w:ascii="Times New Roman" w:hAnsi="Times New Roman" w:cs="Times New Roman"/>
          <w:sz w:val="24"/>
          <w:szCs w:val="24"/>
        </w:rPr>
      </w:pPr>
    </w:p>
    <w:p w:rsidR="005A7FE3" w:rsidRPr="005A7FE3" w:rsidRDefault="005A7FE3" w:rsidP="005A7FE3">
      <w:pPr>
        <w:spacing w:line="360" w:lineRule="auto"/>
        <w:jc w:val="both"/>
        <w:rPr>
          <w:rFonts w:ascii="Times New Roman" w:hAnsi="Times New Roman" w:cs="Times New Roman"/>
          <w:sz w:val="24"/>
          <w:szCs w:val="24"/>
        </w:rPr>
      </w:pPr>
    </w:p>
    <w:p w:rsidR="005A7FE3" w:rsidRPr="005A7FE3" w:rsidRDefault="005A7FE3" w:rsidP="005A7FE3">
      <w:pPr>
        <w:spacing w:line="360" w:lineRule="auto"/>
        <w:jc w:val="both"/>
        <w:rPr>
          <w:rFonts w:ascii="Times New Roman" w:hAnsi="Times New Roman" w:cs="Times New Roman"/>
          <w:sz w:val="24"/>
          <w:szCs w:val="24"/>
        </w:rPr>
      </w:pPr>
    </w:p>
    <w:p w:rsidR="005A7FE3" w:rsidRPr="005A7FE3" w:rsidRDefault="005A7FE3" w:rsidP="005A7FE3">
      <w:pPr>
        <w:shd w:val="clear" w:color="auto" w:fill="FFFFFF"/>
        <w:spacing w:line="360" w:lineRule="auto"/>
        <w:ind w:left="5760" w:firstLine="720"/>
        <w:jc w:val="both"/>
        <w:rPr>
          <w:rFonts w:ascii="Times New Roman" w:hAnsi="Times New Roman" w:cs="Times New Roman"/>
          <w:sz w:val="24"/>
          <w:szCs w:val="24"/>
          <w:u w:val="single"/>
        </w:rPr>
      </w:pPr>
    </w:p>
    <w:p w:rsidR="005A7FE3" w:rsidRPr="005A7FE3" w:rsidRDefault="005A7FE3" w:rsidP="005A7FE3">
      <w:pPr>
        <w:pStyle w:val="NormalWeb"/>
        <w:spacing w:line="360" w:lineRule="auto"/>
        <w:jc w:val="both"/>
      </w:pPr>
      <w:r w:rsidRPr="005A7FE3">
        <w:lastRenderedPageBreak/>
        <w:t>MOTOR</w:t>
      </w:r>
    </w:p>
    <w:p w:rsidR="005A7FE3" w:rsidRPr="005A7FE3" w:rsidRDefault="005A7FE3" w:rsidP="005A7FE3">
      <w:pPr>
        <w:pStyle w:val="NormalWeb"/>
        <w:spacing w:line="360" w:lineRule="auto"/>
        <w:jc w:val="both"/>
      </w:pPr>
      <w:r w:rsidRPr="005A7FE3">
        <w:t xml:space="preserve">Whenever a </w:t>
      </w:r>
      <w:proofErr w:type="spellStart"/>
      <w:r w:rsidRPr="005A7FE3">
        <w:t>motorics</w:t>
      </w:r>
      <w:proofErr w:type="spellEnd"/>
      <w:r w:rsidRPr="005A7FE3">
        <w:t xml:space="preserve"> hobbyist talk about making a motor, the first thing comes to his mind is making the motor move on the ground. And there are always two options in front of the designer whether to use a </w:t>
      </w:r>
      <w:hyperlink r:id="rId80" w:tgtFrame="_top" w:history="1">
        <w:r w:rsidRPr="005A7FE3">
          <w:rPr>
            <w:rStyle w:val="klink"/>
            <w:rFonts w:eastAsiaTheme="majorEastAsia"/>
          </w:rPr>
          <w:t>DC motor</w:t>
        </w:r>
      </w:hyperlink>
      <w:r w:rsidRPr="005A7FE3">
        <w:t xml:space="preserve"> or a stepper motor. When it comes to speed, weight, size, cost... DC motors are always preferred over stepper motors. There are many things which you can do with your DC motor when interfaced with a microcontroller. For example you can control the speed of motor, you can control the direction of rotation, you can also do encoding of the rotation made by DC motor i.e. keeping track of how many turns are made by your motors etc. So you can see DC motors are no less than a stepper motor.</w:t>
      </w:r>
    </w:p>
    <w:p w:rsidR="005A7FE3" w:rsidRPr="005A7FE3" w:rsidRDefault="005A7FE3" w:rsidP="005A7FE3">
      <w:pPr>
        <w:pStyle w:val="Heading3"/>
        <w:spacing w:line="360" w:lineRule="auto"/>
        <w:ind w:right="-360"/>
        <w:jc w:val="both"/>
        <w:rPr>
          <w:rFonts w:ascii="Times New Roman" w:hAnsi="Times New Roman" w:cs="Times New Roman"/>
          <w:b w:val="0"/>
          <w:color w:val="auto"/>
          <w:sz w:val="24"/>
          <w:szCs w:val="24"/>
        </w:rPr>
      </w:pPr>
      <w:r w:rsidRPr="005A7FE3">
        <w:rPr>
          <w:rFonts w:ascii="Times New Roman" w:hAnsi="Times New Roman" w:cs="Times New Roman"/>
          <w:b w:val="0"/>
          <w:color w:val="auto"/>
          <w:sz w:val="24"/>
          <w:szCs w:val="24"/>
        </w:rPr>
        <w:lastRenderedPageBreak/>
        <w:t xml:space="preserve">DETAILS ABOUT DC MOTORS </w:t>
      </w:r>
    </w:p>
    <w:p w:rsidR="005A7FE3" w:rsidRPr="005A7FE3" w:rsidRDefault="005A7FE3" w:rsidP="005A7FE3">
      <w:pPr>
        <w:pStyle w:val="Heading3"/>
        <w:spacing w:line="360" w:lineRule="auto"/>
        <w:ind w:right="250"/>
        <w:jc w:val="both"/>
        <w:rPr>
          <w:rFonts w:ascii="Times New Roman" w:hAnsi="Times New Roman" w:cs="Times New Roman"/>
          <w:b w:val="0"/>
          <w:color w:val="auto"/>
          <w:sz w:val="24"/>
          <w:szCs w:val="24"/>
        </w:rPr>
      </w:pPr>
      <w:r w:rsidRPr="005A7FE3">
        <w:rPr>
          <w:rFonts w:ascii="Times New Roman" w:hAnsi="Times New Roman" w:cs="Times New Roman"/>
          <w:b w:val="0"/>
          <w:color w:val="auto"/>
          <w:sz w:val="24"/>
          <w:szCs w:val="24"/>
        </w:rPr>
        <w:t xml:space="preserve">   Permanent magnet DC motor responds to both voltage and current. The steady state voltage across a motor determines the motor’s running speed, and the current through its armature windings determines the torque. Apply a voltage and the motor will start running in one direction; reverse the polarity and the direction will be reversed. If you apply a load to the motor shaft, it will draw more current, if the power supply does not able to provide enough current, the voltage will drop and the speed of the motor will be reduced. However, if the power supply can maintain voltage while supplying the current, the motor will run at the same speed. In general, you can control the speed by applying the appropriate voltage, while current controls torque. In most cases, DC motors are powered up by using fixed DC power supply, therefore; it is more efficient to use a chopping circuit.  Consider what happens when a voltage applied to a motor’s windings is rapidly turned ON and OFF in such a way that the frequency of the pulses produced remains constant, but the width of the ON pulse is varied. This is known as Pulse Width Modulation (PWM). Current only flows through the motor during the ON portion of the PWM waveform. If the frequency of the PWM input is high enough, the mechanical inertia of the motor cannot react to the ripple wave; instead, the motor behaves as if the current were the DC average of the ripple wave. Therefore, by changing the width of pulse, we can control the motor speed. </w:t>
      </w:r>
    </w:p>
    <w:p w:rsidR="005A7FE3" w:rsidRPr="005A7FE3" w:rsidRDefault="005A7FE3" w:rsidP="005A7FE3">
      <w:pPr>
        <w:pStyle w:val="Heading3"/>
        <w:spacing w:line="360" w:lineRule="auto"/>
        <w:ind w:right="250"/>
        <w:jc w:val="both"/>
        <w:rPr>
          <w:rFonts w:ascii="Times New Roman" w:hAnsi="Times New Roman" w:cs="Times New Roman"/>
          <w:b w:val="0"/>
          <w:color w:val="auto"/>
          <w:sz w:val="24"/>
          <w:szCs w:val="24"/>
        </w:rPr>
      </w:pPr>
      <w:r w:rsidRPr="005A7FE3">
        <w:rPr>
          <w:rFonts w:ascii="Times New Roman" w:hAnsi="Times New Roman" w:cs="Times New Roman"/>
          <w:b w:val="0"/>
          <w:color w:val="auto"/>
          <w:sz w:val="24"/>
          <w:szCs w:val="24"/>
        </w:rPr>
        <w:t xml:space="preserve">  At the most basic level, electric motors exist to convert electrical energy into mechanical energy. This is done by way of two interacting magnetic fields -- one stationary, and another attached to a part that can move. A number of types of electric motors exist, but most BEAM bots use DC motors in some form or another. DC motors have the potential for very high torque capabilities (although this is generally a function of the physical size of the motor), are easy to miniaturize, and can be "throttled" via adjusting their supply voltage. DC motors are also not only the simplest, but the oldest electric motors. </w:t>
      </w:r>
      <w:proofErr w:type="spellStart"/>
      <w:r w:rsidRPr="005A7FE3">
        <w:rPr>
          <w:rFonts w:ascii="Times New Roman" w:hAnsi="Times New Roman" w:cs="Times New Roman"/>
          <w:b w:val="0"/>
          <w:color w:val="auto"/>
          <w:sz w:val="24"/>
          <w:szCs w:val="24"/>
        </w:rPr>
        <w:t>Oersted</w:t>
      </w:r>
      <w:proofErr w:type="spellEnd"/>
      <w:r w:rsidRPr="005A7FE3">
        <w:rPr>
          <w:rFonts w:ascii="Times New Roman" w:hAnsi="Times New Roman" w:cs="Times New Roman"/>
          <w:b w:val="0"/>
          <w:color w:val="auto"/>
          <w:sz w:val="24"/>
          <w:szCs w:val="24"/>
        </w:rPr>
        <w:t xml:space="preserve">, Gauss, and Faraday discovered the basic principles of electromagnetic induction in the early 1800’s. By 1820, Hans Christian </w:t>
      </w:r>
      <w:proofErr w:type="spellStart"/>
      <w:r w:rsidRPr="005A7FE3">
        <w:rPr>
          <w:rFonts w:ascii="Times New Roman" w:hAnsi="Times New Roman" w:cs="Times New Roman"/>
          <w:b w:val="0"/>
          <w:color w:val="auto"/>
          <w:sz w:val="24"/>
          <w:szCs w:val="24"/>
        </w:rPr>
        <w:t>Oersted</w:t>
      </w:r>
      <w:proofErr w:type="spellEnd"/>
      <w:r w:rsidRPr="005A7FE3">
        <w:rPr>
          <w:rFonts w:ascii="Times New Roman" w:hAnsi="Times New Roman" w:cs="Times New Roman"/>
          <w:b w:val="0"/>
          <w:color w:val="auto"/>
          <w:sz w:val="24"/>
          <w:szCs w:val="24"/>
        </w:rPr>
        <w:t xml:space="preserve"> and Andre Marie Ampere had discovered that an electric current produces a magnetic field. The next 15 years saw a flurry of cross-Atlantic experimentation and innovation, leading finally to a simple DC rotary motor. A number of men were involved in the work, so proper credit for the first DC motor is really a function of just how broadly you choose to define the word "motor</w:t>
      </w:r>
    </w:p>
    <w:p w:rsidR="005A7FE3" w:rsidRPr="005A7FE3" w:rsidRDefault="005A7FE3" w:rsidP="005A7FE3">
      <w:pPr>
        <w:pStyle w:val="Heading3"/>
        <w:spacing w:line="360" w:lineRule="auto"/>
        <w:ind w:right="250"/>
        <w:jc w:val="both"/>
        <w:rPr>
          <w:rFonts w:ascii="Times New Roman" w:hAnsi="Times New Roman" w:cs="Times New Roman"/>
          <w:b w:val="0"/>
          <w:bCs w:val="0"/>
          <w:color w:val="auto"/>
          <w:sz w:val="24"/>
          <w:szCs w:val="24"/>
        </w:rPr>
      </w:pPr>
      <w:r w:rsidRPr="005A7FE3">
        <w:rPr>
          <w:rFonts w:ascii="Times New Roman" w:hAnsi="Times New Roman" w:cs="Times New Roman"/>
          <w:b w:val="0"/>
          <w:color w:val="auto"/>
          <w:sz w:val="24"/>
          <w:szCs w:val="24"/>
        </w:rPr>
        <w:t>Principles of operation</w:t>
      </w:r>
    </w:p>
    <w:p w:rsidR="005A7FE3" w:rsidRPr="005A7FE3" w:rsidRDefault="005A7FE3" w:rsidP="005A7FE3">
      <w:pPr>
        <w:pStyle w:val="Heading3"/>
        <w:spacing w:line="360" w:lineRule="auto"/>
        <w:ind w:right="-360"/>
        <w:jc w:val="both"/>
        <w:rPr>
          <w:rFonts w:ascii="Times New Roman" w:hAnsi="Times New Roman" w:cs="Times New Roman"/>
          <w:b w:val="0"/>
          <w:color w:val="auto"/>
          <w:sz w:val="24"/>
          <w:szCs w:val="24"/>
        </w:rPr>
      </w:pPr>
      <w:r w:rsidRPr="005A7FE3">
        <w:rPr>
          <w:rFonts w:ascii="Times New Roman" w:hAnsi="Times New Roman" w:cs="Times New Roman"/>
          <w:b w:val="0"/>
          <w:color w:val="auto"/>
          <w:sz w:val="24"/>
          <w:szCs w:val="24"/>
        </w:rPr>
        <w:lastRenderedPageBreak/>
        <w:t xml:space="preserve"> In any electric motor, operation is based on simple electromagnetism. A current carrying conductor generates a magnetic field; when this is then placed in an external magnetic field, it will experience a force proportional to the current in the conductor, and to the strength of the external magnetic field. As you are well aware of from playing with magnets as a kid, opposite (North and South) polarities attract, while like polarities (North and North, South and South) repel. The internal configuration of a DC motor is designed to harness the magnetic interaction between a current -carrying conductor and an external magnetic field to generate rotational motion. Let's start by looking at a simple 2-pole DC electric motor (here dark black represents a magnet or winding with a "North" polarization, while light color represents a magnet or winding with a "South" polarization).</w:t>
      </w:r>
    </w:p>
    <w:p w:rsidR="005A7FE3" w:rsidRPr="005A7FE3" w:rsidRDefault="005A7FE3" w:rsidP="005A7FE3">
      <w:pPr>
        <w:pStyle w:val="Heading3"/>
        <w:spacing w:line="360" w:lineRule="auto"/>
        <w:ind w:right="-360"/>
        <w:jc w:val="both"/>
        <w:rPr>
          <w:rFonts w:ascii="Times New Roman" w:hAnsi="Times New Roman" w:cs="Times New Roman"/>
          <w:b w:val="0"/>
          <w:color w:val="auto"/>
          <w:sz w:val="24"/>
          <w:szCs w:val="24"/>
        </w:rPr>
      </w:pPr>
      <w:r w:rsidRPr="005A7FE3">
        <w:rPr>
          <w:rFonts w:ascii="Times New Roman" w:hAnsi="Times New Roman" w:cs="Times New Roman"/>
          <w:b w:val="0"/>
          <w:color w:val="auto"/>
          <w:sz w:val="24"/>
          <w:szCs w:val="24"/>
        </w:rPr>
        <w:t xml:space="preserve">Every DC motor has six basic parts -- axle, rotor (a.k.a., armature), stator, </w:t>
      </w:r>
      <w:proofErr w:type="spellStart"/>
      <w:r w:rsidRPr="005A7FE3">
        <w:rPr>
          <w:rFonts w:ascii="Times New Roman" w:hAnsi="Times New Roman" w:cs="Times New Roman"/>
          <w:b w:val="0"/>
          <w:color w:val="auto"/>
          <w:sz w:val="24"/>
          <w:szCs w:val="24"/>
        </w:rPr>
        <w:t>commutator</w:t>
      </w:r>
      <w:proofErr w:type="spellEnd"/>
      <w:r w:rsidRPr="005A7FE3">
        <w:rPr>
          <w:rFonts w:ascii="Times New Roman" w:hAnsi="Times New Roman" w:cs="Times New Roman"/>
          <w:b w:val="0"/>
          <w:color w:val="auto"/>
          <w:sz w:val="24"/>
          <w:szCs w:val="24"/>
        </w:rPr>
        <w:t xml:space="preserve">, field magnet’s, and brushes. In most common DC motors, the external magnetic field is produced by high-strength permanent magnets. The stator is the stationary part of the motor -- this includes the motor casing, as well as two or more permanent magnet pole pieces. The rotor (together with the axle and attached </w:t>
      </w:r>
      <w:proofErr w:type="spellStart"/>
      <w:r w:rsidRPr="005A7FE3">
        <w:rPr>
          <w:rFonts w:ascii="Times New Roman" w:hAnsi="Times New Roman" w:cs="Times New Roman"/>
          <w:b w:val="0"/>
          <w:color w:val="auto"/>
          <w:sz w:val="24"/>
          <w:szCs w:val="24"/>
        </w:rPr>
        <w:t>commutator</w:t>
      </w:r>
      <w:proofErr w:type="spellEnd"/>
      <w:r w:rsidRPr="005A7FE3">
        <w:rPr>
          <w:rFonts w:ascii="Times New Roman" w:hAnsi="Times New Roman" w:cs="Times New Roman"/>
          <w:b w:val="0"/>
          <w:color w:val="auto"/>
          <w:sz w:val="24"/>
          <w:szCs w:val="24"/>
        </w:rPr>
        <w:t xml:space="preserve">) rotates with respect to the stator. The rotor consists of windings (generally on a core), the windings being electrically connected to the </w:t>
      </w:r>
      <w:proofErr w:type="spellStart"/>
      <w:r w:rsidRPr="005A7FE3">
        <w:rPr>
          <w:rFonts w:ascii="Times New Roman" w:hAnsi="Times New Roman" w:cs="Times New Roman"/>
          <w:b w:val="0"/>
          <w:color w:val="auto"/>
          <w:sz w:val="24"/>
          <w:szCs w:val="24"/>
        </w:rPr>
        <w:t>commutator</w:t>
      </w:r>
      <w:proofErr w:type="spellEnd"/>
      <w:r w:rsidRPr="005A7FE3">
        <w:rPr>
          <w:rFonts w:ascii="Times New Roman" w:hAnsi="Times New Roman" w:cs="Times New Roman"/>
          <w:b w:val="0"/>
          <w:color w:val="auto"/>
          <w:sz w:val="24"/>
          <w:szCs w:val="24"/>
        </w:rPr>
        <w:t>. The above diagram shows a common motor layout -- with the rotor inside the stator (field) magnets.</w:t>
      </w:r>
    </w:p>
    <w:p w:rsidR="005A7FE3" w:rsidRPr="005A7FE3" w:rsidRDefault="005A7FE3" w:rsidP="005A7FE3">
      <w:pPr>
        <w:spacing w:line="360" w:lineRule="auto"/>
        <w:ind w:left="-180" w:right="-720"/>
        <w:jc w:val="both"/>
        <w:rPr>
          <w:rFonts w:ascii="Times New Roman" w:hAnsi="Times New Roman" w:cs="Times New Roman"/>
          <w:sz w:val="24"/>
          <w:szCs w:val="24"/>
        </w:rPr>
      </w:pPr>
    </w:p>
    <w:p w:rsidR="005A7FE3" w:rsidRPr="005A7FE3" w:rsidRDefault="005A7FE3" w:rsidP="005A7FE3">
      <w:pPr>
        <w:spacing w:line="360" w:lineRule="auto"/>
        <w:ind w:left="-180" w:right="-720"/>
        <w:jc w:val="both"/>
        <w:rPr>
          <w:rFonts w:ascii="Times New Roman" w:hAnsi="Times New Roman" w:cs="Times New Roman"/>
          <w:sz w:val="24"/>
          <w:szCs w:val="24"/>
        </w:rPr>
      </w:pPr>
      <w:r w:rsidRPr="005A7FE3">
        <w:rPr>
          <w:rFonts w:ascii="Times New Roman" w:hAnsi="Times New Roman" w:cs="Times New Roman"/>
          <w:noProof/>
          <w:sz w:val="24"/>
          <w:szCs w:val="24"/>
        </w:rPr>
        <w:drawing>
          <wp:inline distT="0" distB="0" distL="0" distR="0">
            <wp:extent cx="3683635" cy="2717165"/>
            <wp:effectExtent l="19050" t="0" r="0" b="0"/>
            <wp:docPr id="6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81">
                      <a:lum bright="-6000" contrast="54000"/>
                      <a:grayscl/>
                    </a:blip>
                    <a:srcRect/>
                    <a:stretch>
                      <a:fillRect/>
                    </a:stretch>
                  </pic:blipFill>
                  <pic:spPr bwMode="auto">
                    <a:xfrm>
                      <a:off x="0" y="0"/>
                      <a:ext cx="3683635" cy="2717165"/>
                    </a:xfrm>
                    <a:prstGeom prst="rect">
                      <a:avLst/>
                    </a:prstGeom>
                    <a:noFill/>
                    <a:ln w="9525">
                      <a:noFill/>
                      <a:miter lim="800000"/>
                      <a:headEnd/>
                      <a:tailEnd/>
                    </a:ln>
                  </pic:spPr>
                </pic:pic>
              </a:graphicData>
            </a:graphic>
          </wp:inline>
        </w:drawing>
      </w:r>
    </w:p>
    <w:p w:rsidR="005A7FE3" w:rsidRPr="005A7FE3" w:rsidRDefault="005A7FE3" w:rsidP="005A7FE3">
      <w:pPr>
        <w:spacing w:line="360" w:lineRule="auto"/>
        <w:ind w:left="-180" w:right="-720"/>
        <w:jc w:val="both"/>
        <w:rPr>
          <w:rFonts w:ascii="Times New Roman" w:hAnsi="Times New Roman" w:cs="Times New Roman"/>
          <w:sz w:val="24"/>
          <w:szCs w:val="24"/>
        </w:rPr>
      </w:pPr>
    </w:p>
    <w:p w:rsidR="005A7FE3" w:rsidRPr="005A7FE3" w:rsidRDefault="005A7FE3" w:rsidP="005A7FE3">
      <w:pPr>
        <w:spacing w:line="360" w:lineRule="auto"/>
        <w:ind w:left="-180" w:right="-110"/>
        <w:jc w:val="both"/>
        <w:rPr>
          <w:rFonts w:ascii="Times New Roman" w:hAnsi="Times New Roman" w:cs="Times New Roman"/>
          <w:sz w:val="24"/>
          <w:szCs w:val="24"/>
        </w:rPr>
      </w:pPr>
    </w:p>
    <w:p w:rsidR="005A7FE3" w:rsidRPr="005A7FE3" w:rsidRDefault="005A7FE3" w:rsidP="005A7FE3">
      <w:pPr>
        <w:spacing w:line="360" w:lineRule="auto"/>
        <w:ind w:left="-180" w:right="-110"/>
        <w:jc w:val="both"/>
        <w:rPr>
          <w:rFonts w:ascii="Times New Roman" w:hAnsi="Times New Roman" w:cs="Times New Roman"/>
          <w:sz w:val="24"/>
          <w:szCs w:val="24"/>
        </w:rPr>
      </w:pPr>
      <w:r w:rsidRPr="005A7FE3">
        <w:rPr>
          <w:rFonts w:ascii="Times New Roman" w:hAnsi="Times New Roman" w:cs="Times New Roman"/>
          <w:sz w:val="24"/>
          <w:szCs w:val="24"/>
        </w:rPr>
        <w:lastRenderedPageBreak/>
        <w:t xml:space="preserve">         The geometry of the brushes, </w:t>
      </w:r>
      <w:proofErr w:type="spellStart"/>
      <w:r w:rsidRPr="005A7FE3">
        <w:rPr>
          <w:rFonts w:ascii="Times New Roman" w:hAnsi="Times New Roman" w:cs="Times New Roman"/>
          <w:sz w:val="24"/>
          <w:szCs w:val="24"/>
        </w:rPr>
        <w:t>commutator</w:t>
      </w:r>
      <w:proofErr w:type="spellEnd"/>
      <w:r w:rsidRPr="005A7FE3">
        <w:rPr>
          <w:rFonts w:ascii="Times New Roman" w:hAnsi="Times New Roman" w:cs="Times New Roman"/>
          <w:sz w:val="24"/>
          <w:szCs w:val="24"/>
        </w:rPr>
        <w:t xml:space="preserve"> contacts, and rotor windings are such that when power is applied, the polarities of the energized winding and the stator magnet(s) are misaligned, and the rotor will rotate until it is almost aligned with the stator's field magnets. As the rotor reaches alignment, the brushes move to the next </w:t>
      </w:r>
      <w:proofErr w:type="spellStart"/>
      <w:r w:rsidRPr="005A7FE3">
        <w:rPr>
          <w:rFonts w:ascii="Times New Roman" w:hAnsi="Times New Roman" w:cs="Times New Roman"/>
          <w:sz w:val="24"/>
          <w:szCs w:val="24"/>
        </w:rPr>
        <w:t>commutator</w:t>
      </w:r>
      <w:proofErr w:type="spellEnd"/>
      <w:r w:rsidRPr="005A7FE3">
        <w:rPr>
          <w:rFonts w:ascii="Times New Roman" w:hAnsi="Times New Roman" w:cs="Times New Roman"/>
          <w:sz w:val="24"/>
          <w:szCs w:val="24"/>
        </w:rPr>
        <w:t xml:space="preserve"> contacts, and energize the next winding. Given our example two-pole motor, the rotation reverses the direction of current through the rotor winding, leading to a "flip" of the rotor's magnetic field, driving it to continue rotating.</w:t>
      </w:r>
    </w:p>
    <w:p w:rsidR="005A7FE3" w:rsidRPr="005A7FE3" w:rsidRDefault="005A7FE3" w:rsidP="005A7FE3">
      <w:pPr>
        <w:spacing w:line="360" w:lineRule="auto"/>
        <w:ind w:left="-180" w:right="-110"/>
        <w:jc w:val="both"/>
        <w:rPr>
          <w:rFonts w:ascii="Times New Roman" w:hAnsi="Times New Roman" w:cs="Times New Roman"/>
          <w:sz w:val="24"/>
          <w:szCs w:val="24"/>
        </w:rPr>
      </w:pPr>
      <w:r w:rsidRPr="005A7FE3">
        <w:rPr>
          <w:rFonts w:ascii="Times New Roman" w:hAnsi="Times New Roman" w:cs="Times New Roman"/>
          <w:sz w:val="24"/>
          <w:szCs w:val="24"/>
        </w:rPr>
        <w:t xml:space="preserve">In real life, though, DC motors will always have more than two poles (three is a very common number). In particular, this avoids "dead spots" in the </w:t>
      </w:r>
      <w:proofErr w:type="spellStart"/>
      <w:r w:rsidRPr="005A7FE3">
        <w:rPr>
          <w:rFonts w:ascii="Times New Roman" w:hAnsi="Times New Roman" w:cs="Times New Roman"/>
          <w:sz w:val="24"/>
          <w:szCs w:val="24"/>
        </w:rPr>
        <w:t>commutator</w:t>
      </w:r>
      <w:proofErr w:type="spellEnd"/>
      <w:r w:rsidRPr="005A7FE3">
        <w:rPr>
          <w:rFonts w:ascii="Times New Roman" w:hAnsi="Times New Roman" w:cs="Times New Roman"/>
          <w:sz w:val="24"/>
          <w:szCs w:val="24"/>
        </w:rPr>
        <w:t>. You can imagine how with our example two-pole motor, if the rotor is exactly at the middle of its rotation (perfectly aligned with the field magnets)</w:t>
      </w:r>
      <w:proofErr w:type="gramStart"/>
      <w:r w:rsidRPr="005A7FE3">
        <w:rPr>
          <w:rFonts w:ascii="Times New Roman" w:hAnsi="Times New Roman" w:cs="Times New Roman"/>
          <w:sz w:val="24"/>
          <w:szCs w:val="24"/>
        </w:rPr>
        <w:t>,</w:t>
      </w:r>
      <w:proofErr w:type="gramEnd"/>
      <w:r w:rsidRPr="005A7FE3">
        <w:rPr>
          <w:rFonts w:ascii="Times New Roman" w:hAnsi="Times New Roman" w:cs="Times New Roman"/>
          <w:sz w:val="24"/>
          <w:szCs w:val="24"/>
        </w:rPr>
        <w:t xml:space="preserve"> it will get "stuck" there. Meanwhile, with a two-pole motor, there is a moment where the </w:t>
      </w:r>
      <w:proofErr w:type="spellStart"/>
      <w:r w:rsidRPr="005A7FE3">
        <w:rPr>
          <w:rFonts w:ascii="Times New Roman" w:hAnsi="Times New Roman" w:cs="Times New Roman"/>
          <w:sz w:val="24"/>
          <w:szCs w:val="24"/>
        </w:rPr>
        <w:t>commutator</w:t>
      </w:r>
      <w:proofErr w:type="spellEnd"/>
      <w:r w:rsidRPr="005A7FE3">
        <w:rPr>
          <w:rFonts w:ascii="Times New Roman" w:hAnsi="Times New Roman" w:cs="Times New Roman"/>
          <w:sz w:val="24"/>
          <w:szCs w:val="24"/>
        </w:rPr>
        <w:t xml:space="preserve"> shorts out the power supply (i.e., both brushes touch both </w:t>
      </w:r>
      <w:proofErr w:type="spellStart"/>
      <w:r w:rsidRPr="005A7FE3">
        <w:rPr>
          <w:rFonts w:ascii="Times New Roman" w:hAnsi="Times New Roman" w:cs="Times New Roman"/>
          <w:sz w:val="24"/>
          <w:szCs w:val="24"/>
        </w:rPr>
        <w:t>commutator</w:t>
      </w:r>
      <w:proofErr w:type="spellEnd"/>
      <w:r w:rsidRPr="005A7FE3">
        <w:rPr>
          <w:rFonts w:ascii="Times New Roman" w:hAnsi="Times New Roman" w:cs="Times New Roman"/>
          <w:sz w:val="24"/>
          <w:szCs w:val="24"/>
        </w:rPr>
        <w:t xml:space="preserve"> contacts simultaneously). This would be bad for the power supply, waste energy, and damage motor components as well. Yet another disadvantage of such a simple motor is that it would exhibit a high amount of torque "ripple" (the amount of torque it could produce is cyclic with the position of the rotor). </w:t>
      </w:r>
    </w:p>
    <w:p w:rsidR="005A7FE3" w:rsidRPr="005A7FE3" w:rsidRDefault="005A7FE3" w:rsidP="005A7FE3">
      <w:pPr>
        <w:spacing w:line="360" w:lineRule="auto"/>
        <w:ind w:left="-180" w:right="-110"/>
        <w:jc w:val="both"/>
        <w:rPr>
          <w:rFonts w:ascii="Times New Roman" w:hAnsi="Times New Roman" w:cs="Times New Roman"/>
          <w:sz w:val="24"/>
          <w:szCs w:val="24"/>
        </w:rPr>
      </w:pPr>
      <w:r w:rsidRPr="005A7FE3">
        <w:rPr>
          <w:rFonts w:ascii="Times New Roman" w:hAnsi="Times New Roman" w:cs="Times New Roman"/>
          <w:sz w:val="24"/>
          <w:szCs w:val="24"/>
        </w:rPr>
        <w:t xml:space="preserve">D.C. Motors with field coils are classified as series. Shunt, compound and separately excited according to how the field windings and armature windings are connected. With the series wound motor the armature and fields coils are in series. Such a motor exerts the highest starting torque and has the greatest no-load speed. With light loads there is a danger that a series wound motor might run at too high a speed. Reversing the polarity of the supply to the coils has no effect on the direction of rotation of the motor, it will continue rotating in the same direction since both the field and armature currents have been reversed. </w:t>
      </w:r>
    </w:p>
    <w:p w:rsidR="005A7FE3" w:rsidRPr="005A7FE3" w:rsidRDefault="005A7FE3" w:rsidP="005A7FE3">
      <w:pPr>
        <w:pStyle w:val="Heading3"/>
        <w:spacing w:line="360" w:lineRule="auto"/>
        <w:jc w:val="both"/>
        <w:rPr>
          <w:rFonts w:ascii="Times New Roman" w:hAnsi="Times New Roman" w:cs="Times New Roman"/>
          <w:b w:val="0"/>
          <w:caps/>
          <w:color w:val="auto"/>
          <w:sz w:val="24"/>
          <w:szCs w:val="24"/>
        </w:rPr>
      </w:pPr>
      <w:r w:rsidRPr="005A7FE3">
        <w:rPr>
          <w:rFonts w:ascii="Times New Roman" w:hAnsi="Times New Roman" w:cs="Times New Roman"/>
          <w:b w:val="0"/>
          <w:color w:val="auto"/>
          <w:sz w:val="24"/>
          <w:szCs w:val="24"/>
        </w:rPr>
        <w:lastRenderedPageBreak/>
        <w:t xml:space="preserve">  With the shunt wound motor the armature and field coils are in parallel. </w:t>
      </w:r>
      <w:proofErr w:type="gramStart"/>
      <w:r w:rsidRPr="005A7FE3">
        <w:rPr>
          <w:rFonts w:ascii="Times New Roman" w:hAnsi="Times New Roman" w:cs="Times New Roman"/>
          <w:b w:val="0"/>
          <w:color w:val="auto"/>
          <w:sz w:val="24"/>
          <w:szCs w:val="24"/>
        </w:rPr>
        <w:t>it</w:t>
      </w:r>
      <w:proofErr w:type="gramEnd"/>
      <w:r w:rsidRPr="005A7FE3">
        <w:rPr>
          <w:rFonts w:ascii="Times New Roman" w:hAnsi="Times New Roman" w:cs="Times New Roman"/>
          <w:b w:val="0"/>
          <w:color w:val="auto"/>
          <w:sz w:val="24"/>
          <w:szCs w:val="24"/>
        </w:rPr>
        <w:t xml:space="preserve"> provides the lowest starting torque, a much lower no- load speed and has good speed regulation. Because of this almost constant speed regardless of load, shunt wound motors are very widely used to reverse the direction of rotation, either the armature or field supplied must be reversed. For this reason, the separately excited windings are preferable for such a situation.  The compound motor has two field windings, one in series with the armature and one in parallel. Compound wound motors aim to got the best features of the series and shunt wound motors, namely a high starting torque and good speed regulation. The separately excited motor has separate control of the armature and field currents and can be considered to be a special case of the shunt wound motor. The torque-speed characteristics of the above motors and the speed of such D.C. Motors can be changed by either changing the armature current or the field current. Generally it is the armature current that is varied. The choice of motor will depend on its application. For example, with a robot, manipulator, and the robot wrist might use a series wound motor because the speed decreases as the load increases. </w:t>
      </w:r>
      <w:proofErr w:type="gramStart"/>
      <w:r w:rsidRPr="005A7FE3">
        <w:rPr>
          <w:rFonts w:ascii="Times New Roman" w:hAnsi="Times New Roman" w:cs="Times New Roman"/>
          <w:b w:val="0"/>
          <w:color w:val="auto"/>
          <w:sz w:val="24"/>
          <w:szCs w:val="24"/>
        </w:rPr>
        <w:t>a</w:t>
      </w:r>
      <w:proofErr w:type="gramEnd"/>
      <w:r w:rsidRPr="005A7FE3">
        <w:rPr>
          <w:rFonts w:ascii="Times New Roman" w:hAnsi="Times New Roman" w:cs="Times New Roman"/>
          <w:b w:val="0"/>
          <w:color w:val="auto"/>
          <w:sz w:val="24"/>
          <w:szCs w:val="24"/>
        </w:rPr>
        <w:t xml:space="preserve"> shunt wound motor would be used where a constant speed was required, regardless of the load. The speed of a permanent magnet motor depends on the current through the armature coil. With a field coil motor either varying the armature current or the field current can change the speed; generally it is the armature current that is varied. Thus speed control can be obtained by controlling the voltage applied to the armature. However, because fixed voltage supplies are often used, an electronic circuit obtains a variable voltage.</w:t>
      </w:r>
    </w:p>
    <w:p w:rsidR="005A7FE3" w:rsidRPr="005A7FE3" w:rsidRDefault="005A7FE3" w:rsidP="005A7FE3">
      <w:pPr>
        <w:pStyle w:val="Heading3"/>
        <w:spacing w:line="360" w:lineRule="auto"/>
        <w:ind w:left="-180" w:firstLine="720"/>
        <w:jc w:val="both"/>
        <w:rPr>
          <w:rFonts w:ascii="Times New Roman" w:hAnsi="Times New Roman" w:cs="Times New Roman"/>
          <w:b w:val="0"/>
          <w:caps/>
          <w:color w:val="auto"/>
          <w:sz w:val="24"/>
          <w:szCs w:val="24"/>
        </w:rPr>
      </w:pPr>
      <w:r w:rsidRPr="005A7FE3">
        <w:rPr>
          <w:rFonts w:ascii="Times New Roman" w:hAnsi="Times New Roman" w:cs="Times New Roman"/>
          <w:b w:val="0"/>
          <w:color w:val="auto"/>
          <w:sz w:val="24"/>
          <w:szCs w:val="24"/>
        </w:rPr>
        <w:t xml:space="preserve">With an alternating current supply, the </w:t>
      </w:r>
      <w:proofErr w:type="spellStart"/>
      <w:r w:rsidRPr="005A7FE3">
        <w:rPr>
          <w:rFonts w:ascii="Times New Roman" w:hAnsi="Times New Roman" w:cs="Times New Roman"/>
          <w:b w:val="0"/>
          <w:color w:val="auto"/>
          <w:sz w:val="24"/>
          <w:szCs w:val="24"/>
        </w:rPr>
        <w:t>thyristor</w:t>
      </w:r>
      <w:proofErr w:type="spellEnd"/>
      <w:r w:rsidRPr="005A7FE3">
        <w:rPr>
          <w:rFonts w:ascii="Times New Roman" w:hAnsi="Times New Roman" w:cs="Times New Roman"/>
          <w:b w:val="0"/>
          <w:color w:val="auto"/>
          <w:sz w:val="24"/>
          <w:szCs w:val="24"/>
        </w:rPr>
        <w:t xml:space="preserve"> circuit can be used to control the average voltage applied to the armature.  However, we are often concerned with the control of D.C. Motors by means of control signals emanating from microprocessors. In such cases the technique known as pulse width modulation (PWM) is generally used. This basically involves taking a constant D.C. supply voltage and chopping it so that the average value is varied.</w:t>
      </w:r>
    </w:p>
    <w:p w:rsidR="00414A03" w:rsidRPr="005A7FE3" w:rsidRDefault="00414A03" w:rsidP="005A7FE3">
      <w:pPr>
        <w:spacing w:line="360" w:lineRule="auto"/>
        <w:jc w:val="both"/>
        <w:rPr>
          <w:rFonts w:ascii="Times New Roman" w:hAnsi="Times New Roman" w:cs="Times New Roman"/>
          <w:sz w:val="24"/>
          <w:szCs w:val="24"/>
        </w:rPr>
      </w:pPr>
    </w:p>
    <w:p w:rsidR="00414A03" w:rsidRPr="005A7FE3" w:rsidRDefault="00414A03" w:rsidP="005A7FE3">
      <w:pPr>
        <w:spacing w:line="360" w:lineRule="auto"/>
        <w:jc w:val="both"/>
        <w:rPr>
          <w:rFonts w:ascii="Times New Roman" w:hAnsi="Times New Roman" w:cs="Times New Roman"/>
          <w:sz w:val="24"/>
          <w:szCs w:val="24"/>
        </w:rPr>
      </w:pPr>
    </w:p>
    <w:p w:rsidR="00293CD4" w:rsidRPr="005A7FE3" w:rsidRDefault="00293CD4" w:rsidP="005A7FE3">
      <w:pPr>
        <w:spacing w:line="360" w:lineRule="auto"/>
        <w:jc w:val="both"/>
        <w:rPr>
          <w:rFonts w:ascii="Times New Roman" w:hAnsi="Times New Roman" w:cs="Times New Roman"/>
          <w:bCs/>
          <w:sz w:val="24"/>
          <w:szCs w:val="24"/>
        </w:rPr>
      </w:pPr>
      <w:r w:rsidRPr="005A7FE3">
        <w:rPr>
          <w:rFonts w:ascii="Times New Roman" w:hAnsi="Times New Roman" w:cs="Times New Roman"/>
          <w:bCs/>
          <w:sz w:val="24"/>
          <w:szCs w:val="24"/>
        </w:rPr>
        <w:t>GPS:</w:t>
      </w:r>
    </w:p>
    <w:p w:rsidR="00293CD4" w:rsidRPr="005A7FE3" w:rsidRDefault="00293CD4" w:rsidP="005A7FE3">
      <w:pPr>
        <w:spacing w:line="360" w:lineRule="auto"/>
        <w:jc w:val="both"/>
        <w:rPr>
          <w:rFonts w:ascii="Times New Roman" w:hAnsi="Times New Roman" w:cs="Times New Roman"/>
          <w:bCs/>
          <w:sz w:val="24"/>
          <w:szCs w:val="24"/>
        </w:rPr>
      </w:pPr>
    </w:p>
    <w:p w:rsidR="00293CD4" w:rsidRPr="005A7FE3" w:rsidRDefault="00293CD4" w:rsidP="005A7FE3">
      <w:pPr>
        <w:spacing w:line="360" w:lineRule="auto"/>
        <w:jc w:val="both"/>
        <w:rPr>
          <w:rFonts w:ascii="Times New Roman" w:hAnsi="Times New Roman" w:cs="Times New Roman"/>
          <w:sz w:val="24"/>
          <w:szCs w:val="24"/>
        </w:rPr>
      </w:pPr>
      <w:r w:rsidRPr="005A7FE3">
        <w:rPr>
          <w:rFonts w:ascii="Times New Roman" w:hAnsi="Times New Roman" w:cs="Times New Roman"/>
          <w:sz w:val="24"/>
          <w:szCs w:val="24"/>
        </w:rPr>
        <w:t>A GPS tracking unit, geo</w:t>
      </w:r>
      <w:r w:rsidR="00362E54" w:rsidRPr="005A7FE3">
        <w:rPr>
          <w:rFonts w:ascii="Times New Roman" w:hAnsi="Times New Roman" w:cs="Times New Roman"/>
          <w:sz w:val="24"/>
          <w:szCs w:val="24"/>
        </w:rPr>
        <w:t>-</w:t>
      </w:r>
      <w:r w:rsidRPr="005A7FE3">
        <w:rPr>
          <w:rFonts w:ascii="Times New Roman" w:hAnsi="Times New Roman" w:cs="Times New Roman"/>
          <w:sz w:val="24"/>
          <w:szCs w:val="24"/>
        </w:rPr>
        <w:t>tracking unit, or simply tracker is a navigation device normally on a vehicle, asset, person or animal that uses the Global Positioning System (GPS) to determine its movement and determine its WGS84 UTM geographic position (geo</w:t>
      </w:r>
      <w:r w:rsidR="00362E54" w:rsidRPr="005A7FE3">
        <w:rPr>
          <w:rFonts w:ascii="Times New Roman" w:hAnsi="Times New Roman" w:cs="Times New Roman"/>
          <w:sz w:val="24"/>
          <w:szCs w:val="24"/>
        </w:rPr>
        <w:t>-</w:t>
      </w:r>
      <w:r w:rsidRPr="005A7FE3">
        <w:rPr>
          <w:rFonts w:ascii="Times New Roman" w:hAnsi="Times New Roman" w:cs="Times New Roman"/>
          <w:sz w:val="24"/>
          <w:szCs w:val="24"/>
        </w:rPr>
        <w:t xml:space="preserve">tracking) to </w:t>
      </w:r>
      <w:r w:rsidRPr="005A7FE3">
        <w:rPr>
          <w:rFonts w:ascii="Times New Roman" w:hAnsi="Times New Roman" w:cs="Times New Roman"/>
          <w:sz w:val="24"/>
          <w:szCs w:val="24"/>
        </w:rPr>
        <w:lastRenderedPageBreak/>
        <w:t>determine its location.GPS tracking devices send special satellite signals that are processed by a receiver.</w:t>
      </w:r>
    </w:p>
    <w:p w:rsidR="00293CD4" w:rsidRPr="005A7FE3" w:rsidRDefault="00293CD4" w:rsidP="005A7FE3">
      <w:pPr>
        <w:spacing w:line="360" w:lineRule="auto"/>
        <w:jc w:val="both"/>
        <w:rPr>
          <w:rFonts w:ascii="Times New Roman" w:hAnsi="Times New Roman" w:cs="Times New Roman"/>
          <w:sz w:val="24"/>
          <w:szCs w:val="24"/>
        </w:rPr>
      </w:pPr>
      <w:r w:rsidRPr="005A7FE3">
        <w:rPr>
          <w:rFonts w:ascii="Times New Roman" w:hAnsi="Times New Roman" w:cs="Times New Roman"/>
          <w:sz w:val="24"/>
          <w:szCs w:val="24"/>
        </w:rPr>
        <w:t>Locations are stored in the tracking unit or transmitted to an Internet-connected device using the cellular network (</w:t>
      </w:r>
      <w:r w:rsidR="00851311" w:rsidRPr="005A7FE3">
        <w:rPr>
          <w:rFonts w:ascii="Times New Roman" w:hAnsi="Times New Roman" w:cs="Times New Roman"/>
          <w:sz w:val="24"/>
          <w:szCs w:val="24"/>
        </w:rPr>
        <w:t>IOT</w:t>
      </w:r>
      <w:r w:rsidRPr="005A7FE3">
        <w:rPr>
          <w:rFonts w:ascii="Times New Roman" w:hAnsi="Times New Roman" w:cs="Times New Roman"/>
          <w:sz w:val="24"/>
          <w:szCs w:val="24"/>
        </w:rPr>
        <w:t>/GPRS/CDMA/LTE or SMS), radio, or satellite modem embedded in the unit or Wi</w:t>
      </w:r>
      <w:r w:rsidR="00362E54" w:rsidRPr="005A7FE3">
        <w:rPr>
          <w:rFonts w:ascii="Times New Roman" w:hAnsi="Times New Roman" w:cs="Times New Roman"/>
          <w:sz w:val="24"/>
          <w:szCs w:val="24"/>
        </w:rPr>
        <w:t>-</w:t>
      </w:r>
      <w:r w:rsidRPr="005A7FE3">
        <w:rPr>
          <w:rFonts w:ascii="Times New Roman" w:hAnsi="Times New Roman" w:cs="Times New Roman"/>
          <w:sz w:val="24"/>
          <w:szCs w:val="24"/>
        </w:rPr>
        <w:t>Fi work worldwide.</w:t>
      </w:r>
    </w:p>
    <w:p w:rsidR="00316EC8" w:rsidRPr="005A7FE3" w:rsidRDefault="00316EC8" w:rsidP="005A7FE3">
      <w:pPr>
        <w:spacing w:line="360" w:lineRule="auto"/>
        <w:jc w:val="both"/>
        <w:rPr>
          <w:rFonts w:ascii="Times New Roman" w:hAnsi="Times New Roman" w:cs="Times New Roman"/>
          <w:sz w:val="24"/>
          <w:szCs w:val="24"/>
        </w:rPr>
      </w:pPr>
      <w:r w:rsidRPr="005A7FE3">
        <w:rPr>
          <w:rFonts w:ascii="Times New Roman" w:hAnsi="Times New Roman" w:cs="Times New Roman"/>
          <w:sz w:val="24"/>
          <w:szCs w:val="24"/>
        </w:rPr>
        <w:t>GPS (</w:t>
      </w:r>
      <w:proofErr w:type="spellStart"/>
      <w:r w:rsidRPr="005A7FE3">
        <w:rPr>
          <w:rFonts w:ascii="Times New Roman" w:hAnsi="Times New Roman" w:cs="Times New Roman"/>
          <w:sz w:val="24"/>
          <w:szCs w:val="24"/>
        </w:rPr>
        <w:t>GobalPostioning</w:t>
      </w:r>
      <w:proofErr w:type="spellEnd"/>
      <w:r w:rsidRPr="005A7FE3">
        <w:rPr>
          <w:rFonts w:ascii="Times New Roman" w:hAnsi="Times New Roman" w:cs="Times New Roman"/>
          <w:sz w:val="24"/>
          <w:szCs w:val="24"/>
        </w:rPr>
        <w:t xml:space="preserve"> system):</w:t>
      </w:r>
    </w:p>
    <w:p w:rsidR="00316EC8" w:rsidRPr="005A7FE3" w:rsidRDefault="00316EC8" w:rsidP="005A7FE3">
      <w:pPr>
        <w:widowControl w:val="0"/>
        <w:autoSpaceDE w:val="0"/>
        <w:autoSpaceDN w:val="0"/>
        <w:adjustRightInd w:val="0"/>
        <w:spacing w:line="360" w:lineRule="auto"/>
        <w:jc w:val="both"/>
        <w:rPr>
          <w:rFonts w:ascii="Times New Roman" w:hAnsi="Times New Roman" w:cs="Times New Roman"/>
          <w:sz w:val="24"/>
          <w:szCs w:val="24"/>
        </w:rPr>
      </w:pPr>
      <w:r w:rsidRPr="005A7FE3">
        <w:rPr>
          <w:rFonts w:ascii="Times New Roman" w:hAnsi="Times New Roman" w:cs="Times New Roman"/>
          <w:bCs/>
          <w:spacing w:val="-1"/>
          <w:sz w:val="24"/>
          <w:szCs w:val="24"/>
        </w:rPr>
        <w:t>Introduction</w:t>
      </w:r>
    </w:p>
    <w:p w:rsidR="00316EC8" w:rsidRPr="005A7FE3" w:rsidRDefault="00316EC8" w:rsidP="005A7FE3">
      <w:pPr>
        <w:widowControl w:val="0"/>
        <w:autoSpaceDE w:val="0"/>
        <w:autoSpaceDN w:val="0"/>
        <w:adjustRightInd w:val="0"/>
        <w:spacing w:line="360" w:lineRule="auto"/>
        <w:jc w:val="both"/>
        <w:rPr>
          <w:rFonts w:ascii="Times New Roman" w:hAnsi="Times New Roman" w:cs="Times New Roman"/>
          <w:spacing w:val="-1"/>
          <w:sz w:val="24"/>
          <w:szCs w:val="24"/>
        </w:rPr>
      </w:pPr>
      <w:r w:rsidRPr="005A7FE3">
        <w:rPr>
          <w:rFonts w:ascii="Times New Roman" w:hAnsi="Times New Roman" w:cs="Times New Roman"/>
          <w:spacing w:val="-1"/>
          <w:sz w:val="24"/>
          <w:szCs w:val="24"/>
        </w:rPr>
        <w:t>Global Positioning System (GPS) technology is changing the way we work and play. You can use GPS technology when you are driving, flying, fishing, sailing, hiking, running, biking, working, or exploring. With a GPS receiver, you have an amazing amount of information at your fingertips. Here are just a few examples of how you can use GPS technology.</w:t>
      </w:r>
    </w:p>
    <w:p w:rsidR="00316EC8" w:rsidRPr="005A7FE3" w:rsidRDefault="00316EC8" w:rsidP="005A7FE3">
      <w:pPr>
        <w:widowControl w:val="0"/>
        <w:numPr>
          <w:ilvl w:val="0"/>
          <w:numId w:val="5"/>
        </w:numPr>
        <w:autoSpaceDE w:val="0"/>
        <w:autoSpaceDN w:val="0"/>
        <w:adjustRightInd w:val="0"/>
        <w:spacing w:after="0" w:line="360" w:lineRule="auto"/>
        <w:jc w:val="both"/>
        <w:rPr>
          <w:rFonts w:ascii="Times New Roman" w:hAnsi="Times New Roman" w:cs="Times New Roman"/>
          <w:sz w:val="24"/>
          <w:szCs w:val="24"/>
        </w:rPr>
      </w:pPr>
      <w:r w:rsidRPr="005A7FE3">
        <w:rPr>
          <w:rFonts w:ascii="Times New Roman" w:hAnsi="Times New Roman" w:cs="Times New Roman"/>
          <w:spacing w:val="-1"/>
          <w:sz w:val="24"/>
          <w:szCs w:val="24"/>
        </w:rPr>
        <w:t>Know precisely how far you have run and at what pace while tracking your path so you can find your way home</w:t>
      </w:r>
    </w:p>
    <w:p w:rsidR="00316EC8" w:rsidRPr="005A7FE3" w:rsidRDefault="00316EC8" w:rsidP="005A7FE3">
      <w:pPr>
        <w:widowControl w:val="0"/>
        <w:numPr>
          <w:ilvl w:val="0"/>
          <w:numId w:val="5"/>
        </w:numPr>
        <w:autoSpaceDE w:val="0"/>
        <w:autoSpaceDN w:val="0"/>
        <w:adjustRightInd w:val="0"/>
        <w:spacing w:after="0" w:line="360" w:lineRule="auto"/>
        <w:jc w:val="both"/>
        <w:rPr>
          <w:rFonts w:ascii="Times New Roman" w:hAnsi="Times New Roman" w:cs="Times New Roman"/>
          <w:sz w:val="24"/>
          <w:szCs w:val="24"/>
        </w:rPr>
      </w:pPr>
      <w:r w:rsidRPr="005A7FE3">
        <w:rPr>
          <w:rFonts w:ascii="Times New Roman" w:hAnsi="Times New Roman" w:cs="Times New Roman"/>
          <w:spacing w:val="-1"/>
          <w:sz w:val="24"/>
          <w:szCs w:val="24"/>
        </w:rPr>
        <w:t>Pinpoint the perfect fishing spot on the water and easily relocate it</w:t>
      </w:r>
    </w:p>
    <w:p w:rsidR="00316EC8" w:rsidRPr="005A7FE3" w:rsidRDefault="00316EC8" w:rsidP="005A7FE3">
      <w:pPr>
        <w:widowControl w:val="0"/>
        <w:numPr>
          <w:ilvl w:val="0"/>
          <w:numId w:val="5"/>
        </w:numPr>
        <w:autoSpaceDE w:val="0"/>
        <w:autoSpaceDN w:val="0"/>
        <w:adjustRightInd w:val="0"/>
        <w:spacing w:after="0" w:line="360" w:lineRule="auto"/>
        <w:jc w:val="both"/>
        <w:rPr>
          <w:rFonts w:ascii="Times New Roman" w:hAnsi="Times New Roman" w:cs="Times New Roman"/>
          <w:sz w:val="24"/>
          <w:szCs w:val="24"/>
        </w:rPr>
      </w:pPr>
      <w:r w:rsidRPr="005A7FE3">
        <w:rPr>
          <w:rFonts w:ascii="Times New Roman" w:hAnsi="Times New Roman" w:cs="Times New Roman"/>
          <w:spacing w:val="-1"/>
          <w:sz w:val="24"/>
          <w:szCs w:val="24"/>
        </w:rPr>
        <w:t xml:space="preserve">Get the closest location of your </w:t>
      </w:r>
      <w:proofErr w:type="spellStart"/>
      <w:r w:rsidRPr="005A7FE3">
        <w:rPr>
          <w:rFonts w:ascii="Times New Roman" w:hAnsi="Times New Roman" w:cs="Times New Roman"/>
          <w:spacing w:val="-1"/>
          <w:sz w:val="24"/>
          <w:szCs w:val="24"/>
        </w:rPr>
        <w:t>favorite</w:t>
      </w:r>
      <w:proofErr w:type="spellEnd"/>
      <w:r w:rsidRPr="005A7FE3">
        <w:rPr>
          <w:rFonts w:ascii="Times New Roman" w:hAnsi="Times New Roman" w:cs="Times New Roman"/>
          <w:spacing w:val="-1"/>
          <w:sz w:val="24"/>
          <w:szCs w:val="24"/>
        </w:rPr>
        <w:t xml:space="preserve"> restaurant when you are out-of-town</w:t>
      </w:r>
    </w:p>
    <w:p w:rsidR="00316EC8" w:rsidRPr="005A7FE3" w:rsidRDefault="00316EC8" w:rsidP="005A7FE3">
      <w:pPr>
        <w:widowControl w:val="0"/>
        <w:numPr>
          <w:ilvl w:val="0"/>
          <w:numId w:val="5"/>
        </w:numPr>
        <w:autoSpaceDE w:val="0"/>
        <w:autoSpaceDN w:val="0"/>
        <w:adjustRightInd w:val="0"/>
        <w:spacing w:after="0" w:line="360" w:lineRule="auto"/>
        <w:jc w:val="both"/>
        <w:rPr>
          <w:rFonts w:ascii="Times New Roman" w:hAnsi="Times New Roman" w:cs="Times New Roman"/>
          <w:sz w:val="24"/>
          <w:szCs w:val="24"/>
        </w:rPr>
      </w:pPr>
      <w:r w:rsidRPr="005A7FE3">
        <w:rPr>
          <w:rFonts w:ascii="Times New Roman" w:hAnsi="Times New Roman" w:cs="Times New Roman"/>
          <w:spacing w:val="-1"/>
          <w:sz w:val="24"/>
          <w:szCs w:val="24"/>
        </w:rPr>
        <w:t>Find the nearest airport or identify the type of airspace in which you are flying</w:t>
      </w:r>
    </w:p>
    <w:p w:rsidR="00316EC8" w:rsidRPr="005A7FE3" w:rsidRDefault="00316EC8" w:rsidP="005A7FE3">
      <w:pPr>
        <w:widowControl w:val="0"/>
        <w:autoSpaceDE w:val="0"/>
        <w:autoSpaceDN w:val="0"/>
        <w:adjustRightInd w:val="0"/>
        <w:spacing w:line="360" w:lineRule="auto"/>
        <w:jc w:val="both"/>
        <w:rPr>
          <w:rFonts w:ascii="Times New Roman" w:hAnsi="Times New Roman" w:cs="Times New Roman"/>
          <w:spacing w:val="-1"/>
          <w:sz w:val="24"/>
          <w:szCs w:val="24"/>
        </w:rPr>
      </w:pPr>
    </w:p>
    <w:p w:rsidR="00316EC8" w:rsidRPr="005A7FE3" w:rsidRDefault="00316EC8" w:rsidP="005A7FE3">
      <w:pPr>
        <w:widowControl w:val="0"/>
        <w:autoSpaceDE w:val="0"/>
        <w:autoSpaceDN w:val="0"/>
        <w:adjustRightInd w:val="0"/>
        <w:spacing w:line="360" w:lineRule="auto"/>
        <w:jc w:val="both"/>
        <w:rPr>
          <w:rFonts w:ascii="Times New Roman" w:hAnsi="Times New Roman" w:cs="Times New Roman"/>
          <w:sz w:val="24"/>
          <w:szCs w:val="24"/>
        </w:rPr>
      </w:pPr>
      <w:r w:rsidRPr="005A7FE3">
        <w:rPr>
          <w:rFonts w:ascii="Times New Roman" w:hAnsi="Times New Roman" w:cs="Times New Roman"/>
          <w:bCs/>
          <w:spacing w:val="-1"/>
          <w:sz w:val="24"/>
          <w:szCs w:val="24"/>
        </w:rPr>
        <w:t xml:space="preserve">What is </w:t>
      </w:r>
      <w:proofErr w:type="gramStart"/>
      <w:r w:rsidRPr="005A7FE3">
        <w:rPr>
          <w:rFonts w:ascii="Times New Roman" w:hAnsi="Times New Roman" w:cs="Times New Roman"/>
          <w:bCs/>
          <w:spacing w:val="-1"/>
          <w:sz w:val="24"/>
          <w:szCs w:val="24"/>
        </w:rPr>
        <w:t>GPS ?</w:t>
      </w:r>
      <w:proofErr w:type="gramEnd"/>
    </w:p>
    <w:p w:rsidR="00316EC8" w:rsidRPr="005A7FE3" w:rsidRDefault="00316EC8" w:rsidP="005A7FE3">
      <w:pPr>
        <w:widowControl w:val="0"/>
        <w:autoSpaceDE w:val="0"/>
        <w:autoSpaceDN w:val="0"/>
        <w:adjustRightInd w:val="0"/>
        <w:spacing w:line="360" w:lineRule="auto"/>
        <w:jc w:val="both"/>
        <w:rPr>
          <w:rFonts w:ascii="Times New Roman" w:hAnsi="Times New Roman" w:cs="Times New Roman"/>
          <w:sz w:val="24"/>
          <w:szCs w:val="24"/>
        </w:rPr>
      </w:pPr>
      <w:r w:rsidRPr="005A7FE3">
        <w:rPr>
          <w:rFonts w:ascii="Times New Roman" w:hAnsi="Times New Roman" w:cs="Times New Roman"/>
          <w:spacing w:val="-1"/>
          <w:sz w:val="24"/>
          <w:szCs w:val="24"/>
        </w:rPr>
        <w:t xml:space="preserve">The Global Positioning System (GPS) is a satellite-based navigation system that sends and receives radio signals. A GPS receiver acquires </w:t>
      </w:r>
      <w:proofErr w:type="spellStart"/>
      <w:r w:rsidRPr="005A7FE3">
        <w:rPr>
          <w:rFonts w:ascii="Times New Roman" w:hAnsi="Times New Roman" w:cs="Times New Roman"/>
          <w:spacing w:val="-1"/>
          <w:sz w:val="24"/>
          <w:szCs w:val="24"/>
        </w:rPr>
        <w:t>thesesignals</w:t>
      </w:r>
      <w:proofErr w:type="spellEnd"/>
      <w:r w:rsidRPr="005A7FE3">
        <w:rPr>
          <w:rFonts w:ascii="Times New Roman" w:hAnsi="Times New Roman" w:cs="Times New Roman"/>
          <w:spacing w:val="-1"/>
          <w:sz w:val="24"/>
          <w:szCs w:val="24"/>
        </w:rPr>
        <w:t xml:space="preserve"> and provides you with information. Using GPS technology, you can determine location, velocity, and time, 24 hours a day, in any weather conditions anywhere in the world—for </w:t>
      </w:r>
      <w:proofErr w:type="spellStart"/>
      <w:r w:rsidRPr="005A7FE3">
        <w:rPr>
          <w:rFonts w:ascii="Times New Roman" w:hAnsi="Times New Roman" w:cs="Times New Roman"/>
          <w:spacing w:val="-1"/>
          <w:sz w:val="24"/>
          <w:szCs w:val="24"/>
        </w:rPr>
        <w:t>freeGPS</w:t>
      </w:r>
      <w:proofErr w:type="spellEnd"/>
      <w:r w:rsidRPr="005A7FE3">
        <w:rPr>
          <w:rFonts w:ascii="Times New Roman" w:hAnsi="Times New Roman" w:cs="Times New Roman"/>
          <w:spacing w:val="-1"/>
          <w:sz w:val="24"/>
          <w:szCs w:val="24"/>
        </w:rPr>
        <w:t xml:space="preserve">, formally known as the NAVSTAR (Navigation Satellite Timing and Ranging) Global Positioning System, originally was developed for the military. Because of its popular navigation capabilities and because you can access GPS technology using small inexpensive equipment, the government made the system available for civilian use. The USA owns GPS technology and the Department of </w:t>
      </w:r>
      <w:proofErr w:type="spellStart"/>
      <w:r w:rsidRPr="005A7FE3">
        <w:rPr>
          <w:rFonts w:ascii="Times New Roman" w:hAnsi="Times New Roman" w:cs="Times New Roman"/>
          <w:spacing w:val="-1"/>
          <w:sz w:val="24"/>
          <w:szCs w:val="24"/>
        </w:rPr>
        <w:t>Defense</w:t>
      </w:r>
      <w:proofErr w:type="spellEnd"/>
      <w:r w:rsidRPr="005A7FE3">
        <w:rPr>
          <w:rFonts w:ascii="Times New Roman" w:hAnsi="Times New Roman" w:cs="Times New Roman"/>
          <w:spacing w:val="-1"/>
          <w:sz w:val="24"/>
          <w:szCs w:val="24"/>
        </w:rPr>
        <w:t xml:space="preserve"> maintains it.</w:t>
      </w:r>
    </w:p>
    <w:p w:rsidR="00316EC8" w:rsidRPr="005A7FE3" w:rsidRDefault="00316EC8" w:rsidP="005A7FE3">
      <w:pPr>
        <w:widowControl w:val="0"/>
        <w:autoSpaceDE w:val="0"/>
        <w:autoSpaceDN w:val="0"/>
        <w:adjustRightInd w:val="0"/>
        <w:spacing w:line="360" w:lineRule="auto"/>
        <w:jc w:val="both"/>
        <w:rPr>
          <w:rFonts w:ascii="Times New Roman" w:hAnsi="Times New Roman" w:cs="Times New Roman"/>
          <w:spacing w:val="-1"/>
          <w:sz w:val="24"/>
          <w:szCs w:val="24"/>
        </w:rPr>
      </w:pPr>
      <w:r w:rsidRPr="005A7FE3">
        <w:rPr>
          <w:rFonts w:ascii="Times New Roman" w:hAnsi="Times New Roman" w:cs="Times New Roman"/>
          <w:spacing w:val="-1"/>
          <w:sz w:val="24"/>
          <w:szCs w:val="24"/>
        </w:rPr>
        <w:t>GPS technology requires the following three segments</w:t>
      </w:r>
    </w:p>
    <w:p w:rsidR="00316EC8" w:rsidRPr="005A7FE3" w:rsidRDefault="00316EC8" w:rsidP="005A7FE3">
      <w:pPr>
        <w:widowControl w:val="0"/>
        <w:numPr>
          <w:ilvl w:val="0"/>
          <w:numId w:val="6"/>
        </w:numPr>
        <w:autoSpaceDE w:val="0"/>
        <w:autoSpaceDN w:val="0"/>
        <w:adjustRightInd w:val="0"/>
        <w:spacing w:after="0" w:line="360" w:lineRule="auto"/>
        <w:jc w:val="both"/>
        <w:rPr>
          <w:rFonts w:ascii="Times New Roman" w:hAnsi="Times New Roman" w:cs="Times New Roman"/>
          <w:sz w:val="24"/>
          <w:szCs w:val="24"/>
        </w:rPr>
      </w:pPr>
      <w:r w:rsidRPr="005A7FE3">
        <w:rPr>
          <w:rFonts w:ascii="Times New Roman" w:hAnsi="Times New Roman" w:cs="Times New Roman"/>
          <w:spacing w:val="-1"/>
          <w:sz w:val="24"/>
          <w:szCs w:val="24"/>
        </w:rPr>
        <w:t>Space segment</w:t>
      </w:r>
    </w:p>
    <w:p w:rsidR="00316EC8" w:rsidRPr="005A7FE3" w:rsidRDefault="00316EC8" w:rsidP="005A7FE3">
      <w:pPr>
        <w:widowControl w:val="0"/>
        <w:numPr>
          <w:ilvl w:val="0"/>
          <w:numId w:val="6"/>
        </w:numPr>
        <w:autoSpaceDE w:val="0"/>
        <w:autoSpaceDN w:val="0"/>
        <w:adjustRightInd w:val="0"/>
        <w:spacing w:after="0" w:line="360" w:lineRule="auto"/>
        <w:jc w:val="both"/>
        <w:rPr>
          <w:rFonts w:ascii="Times New Roman" w:hAnsi="Times New Roman" w:cs="Times New Roman"/>
          <w:sz w:val="24"/>
          <w:szCs w:val="24"/>
        </w:rPr>
      </w:pPr>
      <w:r w:rsidRPr="005A7FE3">
        <w:rPr>
          <w:rFonts w:ascii="Times New Roman" w:hAnsi="Times New Roman" w:cs="Times New Roman"/>
          <w:spacing w:val="-1"/>
          <w:sz w:val="24"/>
          <w:szCs w:val="24"/>
        </w:rPr>
        <w:t>Control segment</w:t>
      </w:r>
    </w:p>
    <w:p w:rsidR="00316EC8" w:rsidRPr="005A7FE3" w:rsidRDefault="00316EC8" w:rsidP="005A7FE3">
      <w:pPr>
        <w:widowControl w:val="0"/>
        <w:numPr>
          <w:ilvl w:val="0"/>
          <w:numId w:val="6"/>
        </w:numPr>
        <w:autoSpaceDE w:val="0"/>
        <w:autoSpaceDN w:val="0"/>
        <w:adjustRightInd w:val="0"/>
        <w:spacing w:after="0" w:line="360" w:lineRule="auto"/>
        <w:jc w:val="both"/>
        <w:rPr>
          <w:rFonts w:ascii="Times New Roman" w:hAnsi="Times New Roman" w:cs="Times New Roman"/>
          <w:sz w:val="24"/>
          <w:szCs w:val="24"/>
        </w:rPr>
      </w:pPr>
      <w:r w:rsidRPr="005A7FE3">
        <w:rPr>
          <w:rFonts w:ascii="Times New Roman" w:hAnsi="Times New Roman" w:cs="Times New Roman"/>
          <w:spacing w:val="-1"/>
          <w:sz w:val="24"/>
          <w:szCs w:val="24"/>
        </w:rPr>
        <w:lastRenderedPageBreak/>
        <w:t xml:space="preserve">User segment </w:t>
      </w:r>
    </w:p>
    <w:p w:rsidR="00316EC8" w:rsidRPr="005A7FE3" w:rsidRDefault="00316EC8" w:rsidP="005A7FE3">
      <w:pPr>
        <w:widowControl w:val="0"/>
        <w:autoSpaceDE w:val="0"/>
        <w:autoSpaceDN w:val="0"/>
        <w:adjustRightInd w:val="0"/>
        <w:spacing w:line="360" w:lineRule="auto"/>
        <w:jc w:val="both"/>
        <w:rPr>
          <w:rFonts w:ascii="Times New Roman" w:hAnsi="Times New Roman" w:cs="Times New Roman"/>
          <w:bCs/>
          <w:spacing w:val="-1"/>
          <w:sz w:val="24"/>
          <w:szCs w:val="24"/>
        </w:rPr>
      </w:pPr>
    </w:p>
    <w:p w:rsidR="00316EC8" w:rsidRPr="005A7FE3" w:rsidRDefault="00316EC8" w:rsidP="005A7FE3">
      <w:pPr>
        <w:widowControl w:val="0"/>
        <w:autoSpaceDE w:val="0"/>
        <w:autoSpaceDN w:val="0"/>
        <w:adjustRightInd w:val="0"/>
        <w:spacing w:line="360" w:lineRule="auto"/>
        <w:jc w:val="both"/>
        <w:rPr>
          <w:rFonts w:ascii="Times New Roman" w:hAnsi="Times New Roman" w:cs="Times New Roman"/>
          <w:bCs/>
          <w:spacing w:val="-1"/>
          <w:sz w:val="24"/>
          <w:szCs w:val="24"/>
        </w:rPr>
      </w:pPr>
    </w:p>
    <w:p w:rsidR="00316EC8" w:rsidRPr="005A7FE3" w:rsidRDefault="00316EC8" w:rsidP="005A7FE3">
      <w:pPr>
        <w:widowControl w:val="0"/>
        <w:autoSpaceDE w:val="0"/>
        <w:autoSpaceDN w:val="0"/>
        <w:adjustRightInd w:val="0"/>
        <w:spacing w:line="360" w:lineRule="auto"/>
        <w:jc w:val="both"/>
        <w:rPr>
          <w:rFonts w:ascii="Times New Roman" w:hAnsi="Times New Roman" w:cs="Times New Roman"/>
          <w:bCs/>
          <w:spacing w:val="-1"/>
          <w:sz w:val="24"/>
          <w:szCs w:val="24"/>
        </w:rPr>
      </w:pPr>
    </w:p>
    <w:p w:rsidR="00316EC8" w:rsidRPr="005A7FE3" w:rsidRDefault="00316EC8" w:rsidP="005A7FE3">
      <w:pPr>
        <w:widowControl w:val="0"/>
        <w:autoSpaceDE w:val="0"/>
        <w:autoSpaceDN w:val="0"/>
        <w:adjustRightInd w:val="0"/>
        <w:spacing w:line="360" w:lineRule="auto"/>
        <w:jc w:val="both"/>
        <w:rPr>
          <w:rFonts w:ascii="Times New Roman" w:hAnsi="Times New Roman" w:cs="Times New Roman"/>
          <w:bCs/>
          <w:spacing w:val="-1"/>
          <w:sz w:val="24"/>
          <w:szCs w:val="24"/>
        </w:rPr>
      </w:pPr>
    </w:p>
    <w:p w:rsidR="00316EC8" w:rsidRPr="005A7FE3" w:rsidRDefault="00316EC8" w:rsidP="005A7FE3">
      <w:pPr>
        <w:widowControl w:val="0"/>
        <w:autoSpaceDE w:val="0"/>
        <w:autoSpaceDN w:val="0"/>
        <w:adjustRightInd w:val="0"/>
        <w:spacing w:line="360" w:lineRule="auto"/>
        <w:jc w:val="both"/>
        <w:rPr>
          <w:rFonts w:ascii="Times New Roman" w:hAnsi="Times New Roman" w:cs="Times New Roman"/>
          <w:bCs/>
          <w:spacing w:val="-1"/>
          <w:sz w:val="24"/>
          <w:szCs w:val="24"/>
        </w:rPr>
      </w:pPr>
      <w:r w:rsidRPr="005A7FE3">
        <w:rPr>
          <w:rFonts w:ascii="Times New Roman" w:hAnsi="Times New Roman" w:cs="Times New Roman"/>
          <w:bCs/>
          <w:spacing w:val="-1"/>
          <w:sz w:val="24"/>
          <w:szCs w:val="24"/>
        </w:rPr>
        <w:t>Space Segment</w:t>
      </w:r>
    </w:p>
    <w:p w:rsidR="00316EC8" w:rsidRPr="005A7FE3" w:rsidRDefault="00316EC8" w:rsidP="005A7FE3">
      <w:pPr>
        <w:widowControl w:val="0"/>
        <w:autoSpaceDE w:val="0"/>
        <w:autoSpaceDN w:val="0"/>
        <w:adjustRightInd w:val="0"/>
        <w:spacing w:line="360" w:lineRule="auto"/>
        <w:jc w:val="both"/>
        <w:rPr>
          <w:rFonts w:ascii="Times New Roman" w:hAnsi="Times New Roman" w:cs="Times New Roman"/>
          <w:spacing w:val="-1"/>
          <w:sz w:val="24"/>
          <w:szCs w:val="24"/>
        </w:rPr>
      </w:pPr>
      <w:r w:rsidRPr="005A7FE3">
        <w:rPr>
          <w:rFonts w:ascii="Times New Roman" w:hAnsi="Times New Roman" w:cs="Times New Roman"/>
          <w:spacing w:val="-1"/>
          <w:sz w:val="24"/>
          <w:szCs w:val="24"/>
        </w:rPr>
        <w:t>At least 24 GPS satellites orbit the earth twice a day in a specific pattern. They travel at approximately 7,000 miles per hour about 12,000 miles above the earth’s surface. These satellites are spaced so that a GPS receiver anywhere in the world can receive signals from at least four of them.</w:t>
      </w:r>
    </w:p>
    <w:p w:rsidR="00316EC8" w:rsidRPr="005A7FE3" w:rsidRDefault="00316EC8" w:rsidP="005A7FE3">
      <w:pPr>
        <w:widowControl w:val="0"/>
        <w:autoSpaceDE w:val="0"/>
        <w:autoSpaceDN w:val="0"/>
        <w:adjustRightInd w:val="0"/>
        <w:spacing w:line="360" w:lineRule="auto"/>
        <w:jc w:val="both"/>
        <w:rPr>
          <w:rFonts w:ascii="Times New Roman" w:hAnsi="Times New Roman" w:cs="Times New Roman"/>
          <w:spacing w:val="-1"/>
          <w:sz w:val="24"/>
          <w:szCs w:val="24"/>
        </w:rPr>
      </w:pPr>
    </w:p>
    <w:p w:rsidR="00316EC8" w:rsidRPr="005A7FE3" w:rsidRDefault="00316EC8" w:rsidP="005A7FE3">
      <w:pPr>
        <w:widowControl w:val="0"/>
        <w:autoSpaceDE w:val="0"/>
        <w:autoSpaceDN w:val="0"/>
        <w:adjustRightInd w:val="0"/>
        <w:spacing w:line="360" w:lineRule="auto"/>
        <w:jc w:val="both"/>
        <w:rPr>
          <w:rFonts w:ascii="Times New Roman" w:hAnsi="Times New Roman" w:cs="Times New Roman"/>
          <w:spacing w:val="-1"/>
          <w:sz w:val="24"/>
          <w:szCs w:val="24"/>
        </w:rPr>
      </w:pPr>
      <w:r w:rsidRPr="005A7FE3">
        <w:rPr>
          <w:rFonts w:ascii="Times New Roman" w:hAnsi="Times New Roman" w:cs="Times New Roman"/>
          <w:spacing w:val="-1"/>
          <w:sz w:val="24"/>
          <w:szCs w:val="24"/>
        </w:rPr>
        <w:t>Each GPS satellite constantly sends coded radio signals to the earth. These GPS satellite signals contain the following information</w:t>
      </w:r>
    </w:p>
    <w:p w:rsidR="00316EC8" w:rsidRPr="005A7FE3" w:rsidRDefault="00316EC8" w:rsidP="005A7FE3">
      <w:pPr>
        <w:widowControl w:val="0"/>
        <w:numPr>
          <w:ilvl w:val="0"/>
          <w:numId w:val="7"/>
        </w:numPr>
        <w:autoSpaceDE w:val="0"/>
        <w:autoSpaceDN w:val="0"/>
        <w:adjustRightInd w:val="0"/>
        <w:spacing w:after="0" w:line="360" w:lineRule="auto"/>
        <w:jc w:val="both"/>
        <w:rPr>
          <w:rFonts w:ascii="Times New Roman" w:hAnsi="Times New Roman" w:cs="Times New Roman"/>
          <w:sz w:val="24"/>
          <w:szCs w:val="24"/>
        </w:rPr>
      </w:pPr>
      <w:r w:rsidRPr="005A7FE3">
        <w:rPr>
          <w:rFonts w:ascii="Times New Roman" w:hAnsi="Times New Roman" w:cs="Times New Roman"/>
          <w:spacing w:val="-1"/>
          <w:sz w:val="24"/>
          <w:szCs w:val="24"/>
        </w:rPr>
        <w:t>The particular satellite that is sending the information</w:t>
      </w:r>
    </w:p>
    <w:p w:rsidR="00316EC8" w:rsidRPr="005A7FE3" w:rsidRDefault="00316EC8" w:rsidP="005A7FE3">
      <w:pPr>
        <w:widowControl w:val="0"/>
        <w:numPr>
          <w:ilvl w:val="0"/>
          <w:numId w:val="7"/>
        </w:numPr>
        <w:autoSpaceDE w:val="0"/>
        <w:autoSpaceDN w:val="0"/>
        <w:adjustRightInd w:val="0"/>
        <w:spacing w:after="0" w:line="360" w:lineRule="auto"/>
        <w:jc w:val="both"/>
        <w:rPr>
          <w:rFonts w:ascii="Times New Roman" w:hAnsi="Times New Roman" w:cs="Times New Roman"/>
          <w:sz w:val="24"/>
          <w:szCs w:val="24"/>
        </w:rPr>
      </w:pPr>
      <w:r w:rsidRPr="005A7FE3">
        <w:rPr>
          <w:rFonts w:ascii="Times New Roman" w:hAnsi="Times New Roman" w:cs="Times New Roman"/>
          <w:spacing w:val="-1"/>
          <w:sz w:val="24"/>
          <w:szCs w:val="24"/>
        </w:rPr>
        <w:t xml:space="preserve">Where that satellite should be at any given time (the precise location of the satellite </w:t>
      </w:r>
      <w:proofErr w:type="spellStart"/>
      <w:r w:rsidRPr="005A7FE3">
        <w:rPr>
          <w:rFonts w:ascii="Times New Roman" w:hAnsi="Times New Roman" w:cs="Times New Roman"/>
          <w:spacing w:val="-1"/>
          <w:sz w:val="24"/>
          <w:szCs w:val="24"/>
        </w:rPr>
        <w:t>iscalled</w:t>
      </w:r>
      <w:proofErr w:type="spellEnd"/>
      <w:r w:rsidRPr="005A7FE3">
        <w:rPr>
          <w:rFonts w:ascii="Times New Roman" w:hAnsi="Times New Roman" w:cs="Times New Roman"/>
          <w:spacing w:val="-1"/>
          <w:sz w:val="24"/>
          <w:szCs w:val="24"/>
        </w:rPr>
        <w:t xml:space="preserve"> ephemeris data)</w:t>
      </w:r>
    </w:p>
    <w:p w:rsidR="00316EC8" w:rsidRPr="005A7FE3" w:rsidRDefault="00316EC8" w:rsidP="005A7FE3">
      <w:pPr>
        <w:widowControl w:val="0"/>
        <w:numPr>
          <w:ilvl w:val="0"/>
          <w:numId w:val="7"/>
        </w:numPr>
        <w:autoSpaceDE w:val="0"/>
        <w:autoSpaceDN w:val="0"/>
        <w:adjustRightInd w:val="0"/>
        <w:spacing w:after="0" w:line="360" w:lineRule="auto"/>
        <w:jc w:val="both"/>
        <w:rPr>
          <w:rFonts w:ascii="Times New Roman" w:hAnsi="Times New Roman" w:cs="Times New Roman"/>
          <w:sz w:val="24"/>
          <w:szCs w:val="24"/>
        </w:rPr>
      </w:pPr>
      <w:r w:rsidRPr="005A7FE3">
        <w:rPr>
          <w:rFonts w:ascii="Times New Roman" w:hAnsi="Times New Roman" w:cs="Times New Roman"/>
          <w:spacing w:val="-1"/>
          <w:sz w:val="24"/>
          <w:szCs w:val="24"/>
        </w:rPr>
        <w:t>Whether or not the satellite is working properly</w:t>
      </w:r>
    </w:p>
    <w:p w:rsidR="00316EC8" w:rsidRPr="005A7FE3" w:rsidRDefault="00316EC8" w:rsidP="005A7FE3">
      <w:pPr>
        <w:widowControl w:val="0"/>
        <w:numPr>
          <w:ilvl w:val="0"/>
          <w:numId w:val="7"/>
        </w:numPr>
        <w:autoSpaceDE w:val="0"/>
        <w:autoSpaceDN w:val="0"/>
        <w:adjustRightInd w:val="0"/>
        <w:spacing w:after="0" w:line="360" w:lineRule="auto"/>
        <w:jc w:val="both"/>
        <w:rPr>
          <w:rFonts w:ascii="Times New Roman" w:hAnsi="Times New Roman" w:cs="Times New Roman"/>
          <w:sz w:val="24"/>
          <w:szCs w:val="24"/>
        </w:rPr>
      </w:pPr>
      <w:r w:rsidRPr="005A7FE3">
        <w:rPr>
          <w:rFonts w:ascii="Times New Roman" w:hAnsi="Times New Roman" w:cs="Times New Roman"/>
          <w:spacing w:val="-1"/>
          <w:sz w:val="24"/>
          <w:szCs w:val="24"/>
        </w:rPr>
        <w:t>The date and time that the satellite sent the signal</w:t>
      </w:r>
    </w:p>
    <w:p w:rsidR="00316EC8" w:rsidRPr="005A7FE3" w:rsidRDefault="00316EC8" w:rsidP="005A7FE3">
      <w:pPr>
        <w:widowControl w:val="0"/>
        <w:autoSpaceDE w:val="0"/>
        <w:autoSpaceDN w:val="0"/>
        <w:adjustRightInd w:val="0"/>
        <w:spacing w:line="360" w:lineRule="auto"/>
        <w:jc w:val="both"/>
        <w:rPr>
          <w:rFonts w:ascii="Times New Roman" w:hAnsi="Times New Roman" w:cs="Times New Roman"/>
          <w:sz w:val="24"/>
          <w:szCs w:val="24"/>
        </w:rPr>
      </w:pPr>
    </w:p>
    <w:p w:rsidR="00316EC8" w:rsidRPr="005A7FE3" w:rsidRDefault="00316EC8" w:rsidP="005A7FE3">
      <w:pPr>
        <w:widowControl w:val="0"/>
        <w:autoSpaceDE w:val="0"/>
        <w:autoSpaceDN w:val="0"/>
        <w:adjustRightInd w:val="0"/>
        <w:spacing w:line="360" w:lineRule="auto"/>
        <w:jc w:val="both"/>
        <w:rPr>
          <w:rFonts w:ascii="Times New Roman" w:hAnsi="Times New Roman" w:cs="Times New Roman"/>
          <w:sz w:val="24"/>
          <w:szCs w:val="24"/>
        </w:rPr>
      </w:pPr>
      <w:r w:rsidRPr="005A7FE3">
        <w:rPr>
          <w:rFonts w:ascii="Times New Roman" w:hAnsi="Times New Roman" w:cs="Times New Roman"/>
          <w:spacing w:val="-1"/>
          <w:sz w:val="24"/>
          <w:szCs w:val="24"/>
        </w:rPr>
        <w:t>The signals can pass through clouds, glass, and plastic. Most solid objects such as buildings attenuate (decrease the power of) the signals. These signals cannot pass through objects that contain a lot of metal or objects that contain water (such as underwater locations)</w:t>
      </w:r>
    </w:p>
    <w:p w:rsidR="00316EC8" w:rsidRPr="005A7FE3" w:rsidRDefault="00316EC8" w:rsidP="005A7FE3">
      <w:pPr>
        <w:widowControl w:val="0"/>
        <w:autoSpaceDE w:val="0"/>
        <w:autoSpaceDN w:val="0"/>
        <w:adjustRightInd w:val="0"/>
        <w:spacing w:line="360" w:lineRule="auto"/>
        <w:jc w:val="both"/>
        <w:rPr>
          <w:rFonts w:ascii="Times New Roman" w:hAnsi="Times New Roman" w:cs="Times New Roman"/>
          <w:sz w:val="24"/>
          <w:szCs w:val="24"/>
        </w:rPr>
      </w:pPr>
      <w:r w:rsidRPr="005A7FE3">
        <w:rPr>
          <w:rFonts w:ascii="Times New Roman" w:hAnsi="Times New Roman" w:cs="Times New Roman"/>
          <w:spacing w:val="-1"/>
          <w:sz w:val="24"/>
          <w:szCs w:val="24"/>
        </w:rPr>
        <w:t xml:space="preserve">The GPS satellites are powered by solar energy. If solar energy is unavailable, for example, when the satellite is in the earth’s shadow, </w:t>
      </w:r>
      <w:proofErr w:type="spellStart"/>
      <w:r w:rsidRPr="005A7FE3">
        <w:rPr>
          <w:rFonts w:ascii="Times New Roman" w:hAnsi="Times New Roman" w:cs="Times New Roman"/>
          <w:spacing w:val="-1"/>
          <w:sz w:val="24"/>
          <w:szCs w:val="24"/>
        </w:rPr>
        <w:t>thesatellites</w:t>
      </w:r>
      <w:proofErr w:type="spellEnd"/>
      <w:r w:rsidRPr="005A7FE3">
        <w:rPr>
          <w:rFonts w:ascii="Times New Roman" w:hAnsi="Times New Roman" w:cs="Times New Roman"/>
          <w:spacing w:val="-1"/>
          <w:sz w:val="24"/>
          <w:szCs w:val="24"/>
        </w:rPr>
        <w:t xml:space="preserve"> use backup batteries to continue running. Each GPS satellite is built to last about 10 years. The Department of </w:t>
      </w:r>
      <w:proofErr w:type="spellStart"/>
      <w:r w:rsidRPr="005A7FE3">
        <w:rPr>
          <w:rFonts w:ascii="Times New Roman" w:hAnsi="Times New Roman" w:cs="Times New Roman"/>
          <w:spacing w:val="-1"/>
          <w:sz w:val="24"/>
          <w:szCs w:val="24"/>
        </w:rPr>
        <w:t>Defense</w:t>
      </w:r>
      <w:proofErr w:type="spellEnd"/>
      <w:r w:rsidRPr="005A7FE3">
        <w:rPr>
          <w:rFonts w:ascii="Times New Roman" w:hAnsi="Times New Roman" w:cs="Times New Roman"/>
          <w:spacing w:val="-1"/>
          <w:sz w:val="24"/>
          <w:szCs w:val="24"/>
        </w:rPr>
        <w:t xml:space="preserve"> monitors and replaces the satellites to ensure that GPS technology continues to run smoothly for years to come</w:t>
      </w:r>
    </w:p>
    <w:p w:rsidR="00316EC8" w:rsidRPr="005A7FE3" w:rsidRDefault="00316EC8" w:rsidP="005A7FE3">
      <w:pPr>
        <w:widowControl w:val="0"/>
        <w:autoSpaceDE w:val="0"/>
        <w:autoSpaceDN w:val="0"/>
        <w:adjustRightInd w:val="0"/>
        <w:spacing w:line="360" w:lineRule="auto"/>
        <w:jc w:val="both"/>
        <w:rPr>
          <w:rFonts w:ascii="Times New Roman" w:hAnsi="Times New Roman" w:cs="Times New Roman"/>
          <w:bCs/>
          <w:spacing w:val="-1"/>
          <w:sz w:val="24"/>
          <w:szCs w:val="24"/>
        </w:rPr>
      </w:pPr>
      <w:r w:rsidRPr="005A7FE3">
        <w:rPr>
          <w:rFonts w:ascii="Times New Roman" w:hAnsi="Times New Roman" w:cs="Times New Roman"/>
          <w:bCs/>
          <w:spacing w:val="-1"/>
          <w:sz w:val="24"/>
          <w:szCs w:val="24"/>
        </w:rPr>
        <w:t>Control Segment</w:t>
      </w:r>
    </w:p>
    <w:p w:rsidR="00316EC8" w:rsidRPr="005A7FE3" w:rsidRDefault="00316EC8" w:rsidP="005A7FE3">
      <w:pPr>
        <w:widowControl w:val="0"/>
        <w:autoSpaceDE w:val="0"/>
        <w:autoSpaceDN w:val="0"/>
        <w:adjustRightInd w:val="0"/>
        <w:spacing w:line="360" w:lineRule="auto"/>
        <w:jc w:val="both"/>
        <w:rPr>
          <w:rFonts w:ascii="Times New Roman" w:hAnsi="Times New Roman" w:cs="Times New Roman"/>
          <w:spacing w:val="-1"/>
          <w:sz w:val="24"/>
          <w:szCs w:val="24"/>
        </w:rPr>
      </w:pPr>
      <w:r w:rsidRPr="005A7FE3">
        <w:rPr>
          <w:rFonts w:ascii="Times New Roman" w:hAnsi="Times New Roman" w:cs="Times New Roman"/>
          <w:spacing w:val="-1"/>
          <w:sz w:val="24"/>
          <w:szCs w:val="24"/>
        </w:rPr>
        <w:t xml:space="preserve">The control segment is responsible for constantly monitoring satellite health, signal integrity, </w:t>
      </w:r>
      <w:r w:rsidRPr="005A7FE3">
        <w:rPr>
          <w:rFonts w:ascii="Times New Roman" w:hAnsi="Times New Roman" w:cs="Times New Roman"/>
          <w:spacing w:val="-1"/>
          <w:sz w:val="24"/>
          <w:szCs w:val="24"/>
        </w:rPr>
        <w:lastRenderedPageBreak/>
        <w:t>and orbital configuration from the ground. The control segment includes the following sections.</w:t>
      </w:r>
    </w:p>
    <w:p w:rsidR="00316EC8" w:rsidRPr="005A7FE3" w:rsidRDefault="00316EC8" w:rsidP="005A7FE3">
      <w:pPr>
        <w:widowControl w:val="0"/>
        <w:numPr>
          <w:ilvl w:val="0"/>
          <w:numId w:val="8"/>
        </w:numPr>
        <w:autoSpaceDE w:val="0"/>
        <w:autoSpaceDN w:val="0"/>
        <w:adjustRightInd w:val="0"/>
        <w:spacing w:after="0" w:line="360" w:lineRule="auto"/>
        <w:jc w:val="both"/>
        <w:rPr>
          <w:rFonts w:ascii="Times New Roman" w:hAnsi="Times New Roman" w:cs="Times New Roman"/>
          <w:sz w:val="24"/>
          <w:szCs w:val="24"/>
        </w:rPr>
      </w:pPr>
      <w:r w:rsidRPr="005A7FE3">
        <w:rPr>
          <w:rFonts w:ascii="Times New Roman" w:hAnsi="Times New Roman" w:cs="Times New Roman"/>
          <w:spacing w:val="-1"/>
          <w:sz w:val="24"/>
          <w:szCs w:val="24"/>
        </w:rPr>
        <w:t>Master control station</w:t>
      </w:r>
    </w:p>
    <w:p w:rsidR="00316EC8" w:rsidRPr="005A7FE3" w:rsidRDefault="00316EC8" w:rsidP="005A7FE3">
      <w:pPr>
        <w:widowControl w:val="0"/>
        <w:numPr>
          <w:ilvl w:val="0"/>
          <w:numId w:val="8"/>
        </w:numPr>
        <w:autoSpaceDE w:val="0"/>
        <w:autoSpaceDN w:val="0"/>
        <w:adjustRightInd w:val="0"/>
        <w:spacing w:after="0" w:line="360" w:lineRule="auto"/>
        <w:jc w:val="both"/>
        <w:rPr>
          <w:rFonts w:ascii="Times New Roman" w:hAnsi="Times New Roman" w:cs="Times New Roman"/>
          <w:sz w:val="24"/>
          <w:szCs w:val="24"/>
        </w:rPr>
      </w:pPr>
      <w:r w:rsidRPr="005A7FE3">
        <w:rPr>
          <w:rFonts w:ascii="Times New Roman" w:hAnsi="Times New Roman" w:cs="Times New Roman"/>
          <w:spacing w:val="-1"/>
          <w:sz w:val="24"/>
          <w:szCs w:val="24"/>
        </w:rPr>
        <w:t>Monitor stations</w:t>
      </w:r>
    </w:p>
    <w:p w:rsidR="00316EC8" w:rsidRPr="005A7FE3" w:rsidRDefault="00316EC8" w:rsidP="005A7FE3">
      <w:pPr>
        <w:widowControl w:val="0"/>
        <w:numPr>
          <w:ilvl w:val="0"/>
          <w:numId w:val="8"/>
        </w:numPr>
        <w:autoSpaceDE w:val="0"/>
        <w:autoSpaceDN w:val="0"/>
        <w:adjustRightInd w:val="0"/>
        <w:spacing w:after="0" w:line="360" w:lineRule="auto"/>
        <w:jc w:val="both"/>
        <w:rPr>
          <w:rFonts w:ascii="Times New Roman" w:hAnsi="Times New Roman" w:cs="Times New Roman"/>
          <w:sz w:val="24"/>
          <w:szCs w:val="24"/>
        </w:rPr>
      </w:pPr>
      <w:r w:rsidRPr="005A7FE3">
        <w:rPr>
          <w:rFonts w:ascii="Times New Roman" w:hAnsi="Times New Roman" w:cs="Times New Roman"/>
          <w:spacing w:val="-1"/>
          <w:sz w:val="24"/>
          <w:szCs w:val="24"/>
        </w:rPr>
        <w:t>Ground antennas</w:t>
      </w:r>
    </w:p>
    <w:p w:rsidR="00316EC8" w:rsidRPr="005A7FE3" w:rsidRDefault="00316EC8" w:rsidP="005A7FE3">
      <w:pPr>
        <w:widowControl w:val="0"/>
        <w:autoSpaceDE w:val="0"/>
        <w:autoSpaceDN w:val="0"/>
        <w:adjustRightInd w:val="0"/>
        <w:spacing w:line="360" w:lineRule="auto"/>
        <w:jc w:val="both"/>
        <w:rPr>
          <w:rFonts w:ascii="Times New Roman" w:hAnsi="Times New Roman" w:cs="Times New Roman"/>
          <w:sz w:val="24"/>
          <w:szCs w:val="24"/>
        </w:rPr>
      </w:pPr>
    </w:p>
    <w:p w:rsidR="00316EC8" w:rsidRPr="005A7FE3" w:rsidRDefault="00316EC8" w:rsidP="005A7FE3">
      <w:pPr>
        <w:widowControl w:val="0"/>
        <w:autoSpaceDE w:val="0"/>
        <w:autoSpaceDN w:val="0"/>
        <w:adjustRightInd w:val="0"/>
        <w:spacing w:line="360" w:lineRule="auto"/>
        <w:jc w:val="both"/>
        <w:rPr>
          <w:rFonts w:ascii="Times New Roman" w:hAnsi="Times New Roman" w:cs="Times New Roman"/>
          <w:bCs/>
          <w:spacing w:val="-1"/>
          <w:sz w:val="24"/>
          <w:szCs w:val="24"/>
        </w:rPr>
      </w:pPr>
    </w:p>
    <w:p w:rsidR="00316EC8" w:rsidRPr="005A7FE3" w:rsidRDefault="00316EC8" w:rsidP="005A7FE3">
      <w:pPr>
        <w:widowControl w:val="0"/>
        <w:autoSpaceDE w:val="0"/>
        <w:autoSpaceDN w:val="0"/>
        <w:adjustRightInd w:val="0"/>
        <w:spacing w:line="360" w:lineRule="auto"/>
        <w:jc w:val="both"/>
        <w:rPr>
          <w:rFonts w:ascii="Times New Roman" w:hAnsi="Times New Roman" w:cs="Times New Roman"/>
          <w:bCs/>
          <w:spacing w:val="-1"/>
          <w:sz w:val="24"/>
          <w:szCs w:val="24"/>
        </w:rPr>
      </w:pPr>
      <w:r w:rsidRPr="005A7FE3">
        <w:rPr>
          <w:rFonts w:ascii="Times New Roman" w:hAnsi="Times New Roman" w:cs="Times New Roman"/>
          <w:bCs/>
          <w:spacing w:val="-1"/>
          <w:sz w:val="24"/>
          <w:szCs w:val="24"/>
        </w:rPr>
        <w:t>Monitor Stations</w:t>
      </w:r>
    </w:p>
    <w:p w:rsidR="00316EC8" w:rsidRPr="005A7FE3" w:rsidRDefault="00316EC8" w:rsidP="005A7FE3">
      <w:pPr>
        <w:widowControl w:val="0"/>
        <w:autoSpaceDE w:val="0"/>
        <w:autoSpaceDN w:val="0"/>
        <w:adjustRightInd w:val="0"/>
        <w:spacing w:line="360" w:lineRule="auto"/>
        <w:jc w:val="both"/>
        <w:rPr>
          <w:rFonts w:ascii="Times New Roman" w:hAnsi="Times New Roman" w:cs="Times New Roman"/>
          <w:sz w:val="24"/>
          <w:szCs w:val="24"/>
        </w:rPr>
      </w:pPr>
      <w:r w:rsidRPr="005A7FE3">
        <w:rPr>
          <w:rFonts w:ascii="Times New Roman" w:hAnsi="Times New Roman" w:cs="Times New Roman"/>
          <w:spacing w:val="-1"/>
          <w:sz w:val="24"/>
          <w:szCs w:val="24"/>
        </w:rPr>
        <w:t>At least six unmanned monitor stations are located around the world. Each station constantly monitors and receives information from the GPS satellites and then sends the orbital and clock information to the master control station (MCS).</w:t>
      </w:r>
    </w:p>
    <w:p w:rsidR="00316EC8" w:rsidRPr="005A7FE3" w:rsidRDefault="00316EC8" w:rsidP="005A7FE3">
      <w:pPr>
        <w:widowControl w:val="0"/>
        <w:autoSpaceDE w:val="0"/>
        <w:autoSpaceDN w:val="0"/>
        <w:adjustRightInd w:val="0"/>
        <w:spacing w:line="360" w:lineRule="auto"/>
        <w:jc w:val="both"/>
        <w:rPr>
          <w:rFonts w:ascii="Times New Roman" w:hAnsi="Times New Roman" w:cs="Times New Roman"/>
          <w:sz w:val="24"/>
          <w:szCs w:val="24"/>
        </w:rPr>
      </w:pPr>
    </w:p>
    <w:p w:rsidR="00316EC8" w:rsidRPr="005A7FE3" w:rsidRDefault="00316EC8" w:rsidP="005A7FE3">
      <w:pPr>
        <w:widowControl w:val="0"/>
        <w:autoSpaceDE w:val="0"/>
        <w:autoSpaceDN w:val="0"/>
        <w:adjustRightInd w:val="0"/>
        <w:spacing w:line="360" w:lineRule="auto"/>
        <w:jc w:val="both"/>
        <w:rPr>
          <w:rFonts w:ascii="Times New Roman" w:hAnsi="Times New Roman" w:cs="Times New Roman"/>
          <w:bCs/>
          <w:spacing w:val="-1"/>
          <w:sz w:val="24"/>
          <w:szCs w:val="24"/>
        </w:rPr>
      </w:pPr>
      <w:r w:rsidRPr="005A7FE3">
        <w:rPr>
          <w:rFonts w:ascii="Times New Roman" w:hAnsi="Times New Roman" w:cs="Times New Roman"/>
          <w:bCs/>
          <w:spacing w:val="-1"/>
          <w:sz w:val="24"/>
          <w:szCs w:val="24"/>
        </w:rPr>
        <w:t>Master Control Station (MCS)</w:t>
      </w:r>
    </w:p>
    <w:p w:rsidR="00316EC8" w:rsidRPr="005A7FE3" w:rsidRDefault="00316EC8" w:rsidP="005A7FE3">
      <w:pPr>
        <w:widowControl w:val="0"/>
        <w:autoSpaceDE w:val="0"/>
        <w:autoSpaceDN w:val="0"/>
        <w:adjustRightInd w:val="0"/>
        <w:spacing w:line="360" w:lineRule="auto"/>
        <w:jc w:val="both"/>
        <w:rPr>
          <w:rFonts w:ascii="Times New Roman" w:hAnsi="Times New Roman" w:cs="Times New Roman"/>
          <w:bCs/>
          <w:spacing w:val="-1"/>
          <w:sz w:val="24"/>
          <w:szCs w:val="24"/>
        </w:rPr>
      </w:pPr>
    </w:p>
    <w:p w:rsidR="00316EC8" w:rsidRPr="005A7FE3" w:rsidRDefault="00316EC8" w:rsidP="005A7FE3">
      <w:pPr>
        <w:widowControl w:val="0"/>
        <w:autoSpaceDE w:val="0"/>
        <w:autoSpaceDN w:val="0"/>
        <w:adjustRightInd w:val="0"/>
        <w:spacing w:line="360" w:lineRule="auto"/>
        <w:jc w:val="both"/>
        <w:rPr>
          <w:rFonts w:ascii="Times New Roman" w:hAnsi="Times New Roman" w:cs="Times New Roman"/>
          <w:sz w:val="24"/>
          <w:szCs w:val="24"/>
        </w:rPr>
      </w:pPr>
      <w:r w:rsidRPr="005A7FE3">
        <w:rPr>
          <w:rFonts w:ascii="Times New Roman" w:hAnsi="Times New Roman" w:cs="Times New Roman"/>
          <w:spacing w:val="-1"/>
          <w:sz w:val="24"/>
          <w:szCs w:val="24"/>
        </w:rPr>
        <w:t xml:space="preserve">The MCS is located near Colorado Springs in Colorado. The MCS constantly receives GPS satellite orbital and clock information from </w:t>
      </w:r>
      <w:proofErr w:type="spellStart"/>
      <w:r w:rsidRPr="005A7FE3">
        <w:rPr>
          <w:rFonts w:ascii="Times New Roman" w:hAnsi="Times New Roman" w:cs="Times New Roman"/>
          <w:spacing w:val="-1"/>
          <w:sz w:val="24"/>
          <w:szCs w:val="24"/>
        </w:rPr>
        <w:t>themonitor</w:t>
      </w:r>
      <w:proofErr w:type="spellEnd"/>
      <w:r w:rsidRPr="005A7FE3">
        <w:rPr>
          <w:rFonts w:ascii="Times New Roman" w:hAnsi="Times New Roman" w:cs="Times New Roman"/>
          <w:spacing w:val="-1"/>
          <w:sz w:val="24"/>
          <w:szCs w:val="24"/>
        </w:rPr>
        <w:t xml:space="preserve"> stations. The controllers in the MCS make precise corrections to the data as necessary, and send the information (known as ephemeris data) to the GPS satellites using the ground antennas</w:t>
      </w:r>
    </w:p>
    <w:p w:rsidR="00316EC8" w:rsidRPr="005A7FE3" w:rsidRDefault="00316EC8" w:rsidP="005A7FE3">
      <w:pPr>
        <w:widowControl w:val="0"/>
        <w:autoSpaceDE w:val="0"/>
        <w:autoSpaceDN w:val="0"/>
        <w:adjustRightInd w:val="0"/>
        <w:spacing w:line="360" w:lineRule="auto"/>
        <w:jc w:val="both"/>
        <w:rPr>
          <w:rFonts w:ascii="Times New Roman" w:hAnsi="Times New Roman" w:cs="Times New Roman"/>
          <w:bCs/>
          <w:spacing w:val="-1"/>
          <w:sz w:val="24"/>
          <w:szCs w:val="24"/>
        </w:rPr>
      </w:pPr>
      <w:r w:rsidRPr="005A7FE3">
        <w:rPr>
          <w:rFonts w:ascii="Times New Roman" w:hAnsi="Times New Roman" w:cs="Times New Roman"/>
          <w:bCs/>
          <w:spacing w:val="-1"/>
          <w:sz w:val="24"/>
          <w:szCs w:val="24"/>
        </w:rPr>
        <w:t>Ground Antennas</w:t>
      </w:r>
    </w:p>
    <w:p w:rsidR="00316EC8" w:rsidRPr="005A7FE3" w:rsidRDefault="00316EC8" w:rsidP="005A7FE3">
      <w:pPr>
        <w:widowControl w:val="0"/>
        <w:autoSpaceDE w:val="0"/>
        <w:autoSpaceDN w:val="0"/>
        <w:adjustRightInd w:val="0"/>
        <w:spacing w:line="360" w:lineRule="auto"/>
        <w:jc w:val="both"/>
        <w:rPr>
          <w:rFonts w:ascii="Times New Roman" w:hAnsi="Times New Roman" w:cs="Times New Roman"/>
          <w:sz w:val="24"/>
          <w:szCs w:val="24"/>
        </w:rPr>
      </w:pPr>
      <w:r w:rsidRPr="005A7FE3">
        <w:rPr>
          <w:rFonts w:ascii="Times New Roman" w:hAnsi="Times New Roman" w:cs="Times New Roman"/>
          <w:spacing w:val="-1"/>
          <w:sz w:val="24"/>
          <w:szCs w:val="24"/>
        </w:rPr>
        <w:t>Ground antennas receive the corrected orbital and clock information from the MCS, and then send the corrected information to the appropriate satellites.</w:t>
      </w:r>
    </w:p>
    <w:p w:rsidR="00316EC8" w:rsidRPr="005A7FE3" w:rsidRDefault="00316EC8" w:rsidP="005A7FE3">
      <w:pPr>
        <w:widowControl w:val="0"/>
        <w:autoSpaceDE w:val="0"/>
        <w:autoSpaceDN w:val="0"/>
        <w:adjustRightInd w:val="0"/>
        <w:spacing w:line="360" w:lineRule="auto"/>
        <w:jc w:val="both"/>
        <w:rPr>
          <w:rFonts w:ascii="Times New Roman" w:hAnsi="Times New Roman" w:cs="Times New Roman"/>
          <w:sz w:val="24"/>
          <w:szCs w:val="24"/>
        </w:rPr>
      </w:pPr>
      <w:r w:rsidRPr="005A7FE3">
        <w:rPr>
          <w:rFonts w:ascii="Times New Roman" w:hAnsi="Times New Roman" w:cs="Times New Roman"/>
          <w:bCs/>
          <w:spacing w:val="-1"/>
          <w:sz w:val="24"/>
          <w:szCs w:val="24"/>
        </w:rPr>
        <w:t>User Segment</w:t>
      </w:r>
    </w:p>
    <w:p w:rsidR="00316EC8" w:rsidRPr="005A7FE3" w:rsidRDefault="00316EC8" w:rsidP="005A7FE3">
      <w:pPr>
        <w:widowControl w:val="0"/>
        <w:autoSpaceDE w:val="0"/>
        <w:autoSpaceDN w:val="0"/>
        <w:adjustRightInd w:val="0"/>
        <w:spacing w:line="360" w:lineRule="auto"/>
        <w:jc w:val="both"/>
        <w:rPr>
          <w:rFonts w:ascii="Times New Roman" w:hAnsi="Times New Roman" w:cs="Times New Roman"/>
          <w:spacing w:val="-1"/>
          <w:sz w:val="24"/>
          <w:szCs w:val="24"/>
        </w:rPr>
      </w:pPr>
      <w:r w:rsidRPr="005A7FE3">
        <w:rPr>
          <w:rFonts w:ascii="Times New Roman" w:hAnsi="Times New Roman" w:cs="Times New Roman"/>
          <w:spacing w:val="-1"/>
          <w:sz w:val="24"/>
          <w:szCs w:val="24"/>
        </w:rPr>
        <w:t xml:space="preserve">The GPS user segment consists of your GPS receiver. Your receiver collects and processes signals from the GPS satellites that are in </w:t>
      </w:r>
      <w:proofErr w:type="spellStart"/>
      <w:r w:rsidRPr="005A7FE3">
        <w:rPr>
          <w:rFonts w:ascii="Times New Roman" w:hAnsi="Times New Roman" w:cs="Times New Roman"/>
          <w:spacing w:val="-1"/>
          <w:sz w:val="24"/>
          <w:szCs w:val="24"/>
        </w:rPr>
        <w:t>viewand</w:t>
      </w:r>
      <w:proofErr w:type="spellEnd"/>
      <w:r w:rsidRPr="005A7FE3">
        <w:rPr>
          <w:rFonts w:ascii="Times New Roman" w:hAnsi="Times New Roman" w:cs="Times New Roman"/>
          <w:spacing w:val="-1"/>
          <w:sz w:val="24"/>
          <w:szCs w:val="24"/>
        </w:rPr>
        <w:t xml:space="preserve"> then uses that information to determine and display your location, speed, time, and so forth. Your GPS receiver does not transmit any information back to the satellites.</w:t>
      </w:r>
    </w:p>
    <w:p w:rsidR="00316EC8" w:rsidRPr="005A7FE3" w:rsidRDefault="00316EC8" w:rsidP="005A7FE3">
      <w:pPr>
        <w:widowControl w:val="0"/>
        <w:autoSpaceDE w:val="0"/>
        <w:autoSpaceDN w:val="0"/>
        <w:adjustRightInd w:val="0"/>
        <w:spacing w:line="360" w:lineRule="auto"/>
        <w:jc w:val="both"/>
        <w:rPr>
          <w:rFonts w:ascii="Times New Roman" w:hAnsi="Times New Roman" w:cs="Times New Roman"/>
          <w:spacing w:val="-1"/>
          <w:sz w:val="24"/>
          <w:szCs w:val="24"/>
        </w:rPr>
      </w:pPr>
    </w:p>
    <w:p w:rsidR="00316EC8" w:rsidRPr="005A7FE3" w:rsidRDefault="00316EC8" w:rsidP="005A7FE3">
      <w:pPr>
        <w:widowControl w:val="0"/>
        <w:autoSpaceDE w:val="0"/>
        <w:autoSpaceDN w:val="0"/>
        <w:adjustRightInd w:val="0"/>
        <w:spacing w:line="360" w:lineRule="auto"/>
        <w:jc w:val="both"/>
        <w:rPr>
          <w:rFonts w:ascii="Times New Roman" w:hAnsi="Times New Roman" w:cs="Times New Roman"/>
          <w:sz w:val="24"/>
          <w:szCs w:val="24"/>
        </w:rPr>
      </w:pPr>
      <w:r w:rsidRPr="005A7FE3">
        <w:rPr>
          <w:rFonts w:ascii="Times New Roman" w:hAnsi="Times New Roman" w:cs="Times New Roman"/>
          <w:bCs/>
          <w:spacing w:val="-1"/>
          <w:sz w:val="24"/>
          <w:szCs w:val="24"/>
        </w:rPr>
        <w:t>How Does GPS Technology Work?</w:t>
      </w:r>
    </w:p>
    <w:p w:rsidR="00316EC8" w:rsidRPr="005A7FE3" w:rsidRDefault="00316EC8" w:rsidP="005A7FE3">
      <w:pPr>
        <w:widowControl w:val="0"/>
        <w:autoSpaceDE w:val="0"/>
        <w:autoSpaceDN w:val="0"/>
        <w:adjustRightInd w:val="0"/>
        <w:spacing w:line="360" w:lineRule="auto"/>
        <w:jc w:val="both"/>
        <w:rPr>
          <w:rFonts w:ascii="Times New Roman" w:hAnsi="Times New Roman" w:cs="Times New Roman"/>
          <w:spacing w:val="-1"/>
          <w:sz w:val="24"/>
          <w:szCs w:val="24"/>
        </w:rPr>
      </w:pPr>
      <w:r w:rsidRPr="005A7FE3">
        <w:rPr>
          <w:rFonts w:ascii="Times New Roman" w:hAnsi="Times New Roman" w:cs="Times New Roman"/>
          <w:spacing w:val="-1"/>
          <w:sz w:val="24"/>
          <w:szCs w:val="24"/>
        </w:rPr>
        <w:lastRenderedPageBreak/>
        <w:t>The following points provide a summary of the technology at work:</w:t>
      </w:r>
    </w:p>
    <w:p w:rsidR="00316EC8" w:rsidRPr="005A7FE3" w:rsidRDefault="00316EC8" w:rsidP="005A7FE3">
      <w:pPr>
        <w:widowControl w:val="0"/>
        <w:numPr>
          <w:ilvl w:val="0"/>
          <w:numId w:val="9"/>
        </w:numPr>
        <w:autoSpaceDE w:val="0"/>
        <w:autoSpaceDN w:val="0"/>
        <w:adjustRightInd w:val="0"/>
        <w:spacing w:after="0" w:line="360" w:lineRule="auto"/>
        <w:jc w:val="both"/>
        <w:rPr>
          <w:rFonts w:ascii="Times New Roman" w:hAnsi="Times New Roman" w:cs="Times New Roman"/>
          <w:sz w:val="24"/>
          <w:szCs w:val="24"/>
        </w:rPr>
      </w:pPr>
      <w:r w:rsidRPr="005A7FE3">
        <w:rPr>
          <w:rFonts w:ascii="Times New Roman" w:hAnsi="Times New Roman" w:cs="Times New Roman"/>
          <w:spacing w:val="-1"/>
          <w:sz w:val="24"/>
          <w:szCs w:val="24"/>
        </w:rPr>
        <w:t>The control segment constantly monitors the GPS constellation and uploads information to satellites to provide maximum user accuracy.</w:t>
      </w:r>
    </w:p>
    <w:p w:rsidR="00316EC8" w:rsidRPr="005A7FE3" w:rsidRDefault="00316EC8" w:rsidP="005A7FE3">
      <w:pPr>
        <w:widowControl w:val="0"/>
        <w:numPr>
          <w:ilvl w:val="0"/>
          <w:numId w:val="9"/>
        </w:numPr>
        <w:autoSpaceDE w:val="0"/>
        <w:autoSpaceDN w:val="0"/>
        <w:adjustRightInd w:val="0"/>
        <w:spacing w:after="0" w:line="360" w:lineRule="auto"/>
        <w:jc w:val="both"/>
        <w:rPr>
          <w:rFonts w:ascii="Times New Roman" w:hAnsi="Times New Roman" w:cs="Times New Roman"/>
          <w:sz w:val="24"/>
          <w:szCs w:val="24"/>
        </w:rPr>
      </w:pPr>
      <w:r w:rsidRPr="005A7FE3">
        <w:rPr>
          <w:rFonts w:ascii="Times New Roman" w:hAnsi="Times New Roman" w:cs="Times New Roman"/>
          <w:spacing w:val="-1"/>
          <w:sz w:val="24"/>
          <w:szCs w:val="24"/>
        </w:rPr>
        <w:t>Your GPS receiver collects information from the GPS satellites that are in view.</w:t>
      </w:r>
    </w:p>
    <w:p w:rsidR="00316EC8" w:rsidRPr="005A7FE3" w:rsidRDefault="00316EC8" w:rsidP="005A7FE3">
      <w:pPr>
        <w:widowControl w:val="0"/>
        <w:numPr>
          <w:ilvl w:val="0"/>
          <w:numId w:val="9"/>
        </w:numPr>
        <w:autoSpaceDE w:val="0"/>
        <w:autoSpaceDN w:val="0"/>
        <w:adjustRightInd w:val="0"/>
        <w:spacing w:after="0" w:line="360" w:lineRule="auto"/>
        <w:jc w:val="both"/>
        <w:rPr>
          <w:rFonts w:ascii="Times New Roman" w:hAnsi="Times New Roman" w:cs="Times New Roman"/>
          <w:sz w:val="24"/>
          <w:szCs w:val="24"/>
        </w:rPr>
      </w:pPr>
      <w:r w:rsidRPr="005A7FE3">
        <w:rPr>
          <w:rFonts w:ascii="Times New Roman" w:hAnsi="Times New Roman" w:cs="Times New Roman"/>
          <w:spacing w:val="-1"/>
          <w:sz w:val="24"/>
          <w:szCs w:val="24"/>
        </w:rPr>
        <w:t xml:space="preserve">Your GPS receiver accounts for errors. For more information, refer to the Sources </w:t>
      </w:r>
    </w:p>
    <w:p w:rsidR="00316EC8" w:rsidRPr="005A7FE3" w:rsidRDefault="00316EC8" w:rsidP="005A7FE3">
      <w:pPr>
        <w:widowControl w:val="0"/>
        <w:numPr>
          <w:ilvl w:val="0"/>
          <w:numId w:val="9"/>
        </w:numPr>
        <w:autoSpaceDE w:val="0"/>
        <w:autoSpaceDN w:val="0"/>
        <w:adjustRightInd w:val="0"/>
        <w:spacing w:after="0" w:line="360" w:lineRule="auto"/>
        <w:jc w:val="both"/>
        <w:rPr>
          <w:rFonts w:ascii="Times New Roman" w:hAnsi="Times New Roman" w:cs="Times New Roman"/>
          <w:sz w:val="24"/>
          <w:szCs w:val="24"/>
        </w:rPr>
      </w:pPr>
      <w:r w:rsidRPr="005A7FE3">
        <w:rPr>
          <w:rFonts w:ascii="Times New Roman" w:hAnsi="Times New Roman" w:cs="Times New Roman"/>
          <w:spacing w:val="-1"/>
          <w:sz w:val="24"/>
          <w:szCs w:val="24"/>
        </w:rPr>
        <w:t>Your GPS receiver determines your current location, velocity, and time.</w:t>
      </w:r>
    </w:p>
    <w:p w:rsidR="00316EC8" w:rsidRPr="005A7FE3" w:rsidRDefault="00316EC8" w:rsidP="005A7FE3">
      <w:pPr>
        <w:widowControl w:val="0"/>
        <w:numPr>
          <w:ilvl w:val="0"/>
          <w:numId w:val="9"/>
        </w:numPr>
        <w:autoSpaceDE w:val="0"/>
        <w:autoSpaceDN w:val="0"/>
        <w:adjustRightInd w:val="0"/>
        <w:spacing w:after="0" w:line="360" w:lineRule="auto"/>
        <w:jc w:val="both"/>
        <w:rPr>
          <w:rFonts w:ascii="Times New Roman" w:hAnsi="Times New Roman" w:cs="Times New Roman"/>
          <w:sz w:val="24"/>
          <w:szCs w:val="24"/>
        </w:rPr>
      </w:pPr>
      <w:r w:rsidRPr="005A7FE3">
        <w:rPr>
          <w:rFonts w:ascii="Times New Roman" w:hAnsi="Times New Roman" w:cs="Times New Roman"/>
          <w:spacing w:val="-1"/>
          <w:sz w:val="24"/>
          <w:szCs w:val="24"/>
        </w:rPr>
        <w:t xml:space="preserve">Your GPS receiver can calculate other information, such as bearing, track, trip distance, distance to destination, sunrise and sunset time, </w:t>
      </w:r>
      <w:proofErr w:type="spellStart"/>
      <w:r w:rsidRPr="005A7FE3">
        <w:rPr>
          <w:rFonts w:ascii="Times New Roman" w:hAnsi="Times New Roman" w:cs="Times New Roman"/>
          <w:spacing w:val="-1"/>
          <w:sz w:val="24"/>
          <w:szCs w:val="24"/>
        </w:rPr>
        <w:t>andso</w:t>
      </w:r>
      <w:proofErr w:type="spellEnd"/>
      <w:r w:rsidRPr="005A7FE3">
        <w:rPr>
          <w:rFonts w:ascii="Times New Roman" w:hAnsi="Times New Roman" w:cs="Times New Roman"/>
          <w:spacing w:val="-1"/>
          <w:sz w:val="24"/>
          <w:szCs w:val="24"/>
        </w:rPr>
        <w:t xml:space="preserve"> forth</w:t>
      </w:r>
    </w:p>
    <w:p w:rsidR="00316EC8" w:rsidRPr="005A7FE3" w:rsidRDefault="00316EC8" w:rsidP="005A7FE3">
      <w:pPr>
        <w:widowControl w:val="0"/>
        <w:numPr>
          <w:ilvl w:val="0"/>
          <w:numId w:val="9"/>
        </w:numPr>
        <w:autoSpaceDE w:val="0"/>
        <w:autoSpaceDN w:val="0"/>
        <w:adjustRightInd w:val="0"/>
        <w:spacing w:after="0" w:line="360" w:lineRule="auto"/>
        <w:jc w:val="both"/>
        <w:rPr>
          <w:rFonts w:ascii="Times New Roman" w:hAnsi="Times New Roman" w:cs="Times New Roman"/>
          <w:sz w:val="24"/>
          <w:szCs w:val="24"/>
        </w:rPr>
      </w:pPr>
      <w:r w:rsidRPr="005A7FE3">
        <w:rPr>
          <w:rFonts w:ascii="Times New Roman" w:hAnsi="Times New Roman" w:cs="Times New Roman"/>
          <w:spacing w:val="-1"/>
          <w:sz w:val="24"/>
          <w:szCs w:val="24"/>
        </w:rPr>
        <w:t>Your GPS receiver displays the applicable information on the screen</w:t>
      </w:r>
    </w:p>
    <w:p w:rsidR="00316EC8" w:rsidRPr="005A7FE3" w:rsidRDefault="00316EC8" w:rsidP="005A7FE3">
      <w:pPr>
        <w:widowControl w:val="0"/>
        <w:autoSpaceDE w:val="0"/>
        <w:autoSpaceDN w:val="0"/>
        <w:adjustRightInd w:val="0"/>
        <w:spacing w:line="360" w:lineRule="auto"/>
        <w:jc w:val="both"/>
        <w:rPr>
          <w:rFonts w:ascii="Times New Roman" w:hAnsi="Times New Roman" w:cs="Times New Roman"/>
          <w:spacing w:val="-1"/>
          <w:sz w:val="24"/>
          <w:szCs w:val="24"/>
        </w:rPr>
      </w:pPr>
    </w:p>
    <w:p w:rsidR="00316EC8" w:rsidRPr="005A7FE3" w:rsidRDefault="00316EC8" w:rsidP="005A7FE3">
      <w:pPr>
        <w:autoSpaceDE w:val="0"/>
        <w:autoSpaceDN w:val="0"/>
        <w:adjustRightInd w:val="0"/>
        <w:spacing w:line="360" w:lineRule="auto"/>
        <w:jc w:val="both"/>
        <w:rPr>
          <w:rFonts w:ascii="Times New Roman" w:hAnsi="Times New Roman" w:cs="Times New Roman"/>
          <w:bCs/>
          <w:sz w:val="24"/>
          <w:szCs w:val="24"/>
        </w:rPr>
      </w:pPr>
    </w:p>
    <w:p w:rsidR="00316EC8" w:rsidRPr="005A7FE3" w:rsidRDefault="00316EC8" w:rsidP="005A7FE3">
      <w:pPr>
        <w:autoSpaceDE w:val="0"/>
        <w:autoSpaceDN w:val="0"/>
        <w:adjustRightInd w:val="0"/>
        <w:spacing w:line="360" w:lineRule="auto"/>
        <w:jc w:val="both"/>
        <w:rPr>
          <w:rFonts w:ascii="Times New Roman" w:hAnsi="Times New Roman" w:cs="Times New Roman"/>
          <w:bCs/>
          <w:sz w:val="24"/>
          <w:szCs w:val="24"/>
        </w:rPr>
      </w:pPr>
      <w:r w:rsidRPr="005A7FE3">
        <w:rPr>
          <w:rFonts w:ascii="Times New Roman" w:hAnsi="Times New Roman" w:cs="Times New Roman"/>
          <w:bCs/>
          <w:sz w:val="24"/>
          <w:szCs w:val="24"/>
        </w:rPr>
        <w:t>APPLICATION OF THE GPS TRACKING SYSTEM</w:t>
      </w:r>
    </w:p>
    <w:p w:rsidR="00316EC8" w:rsidRPr="005A7FE3" w:rsidRDefault="00316EC8" w:rsidP="005A7FE3">
      <w:pPr>
        <w:numPr>
          <w:ilvl w:val="0"/>
          <w:numId w:val="10"/>
        </w:numPr>
        <w:autoSpaceDE w:val="0"/>
        <w:autoSpaceDN w:val="0"/>
        <w:adjustRightInd w:val="0"/>
        <w:spacing w:after="0" w:line="360" w:lineRule="auto"/>
        <w:jc w:val="both"/>
        <w:rPr>
          <w:rFonts w:ascii="Times New Roman" w:hAnsi="Times New Roman" w:cs="Times New Roman"/>
          <w:sz w:val="24"/>
          <w:szCs w:val="24"/>
        </w:rPr>
      </w:pPr>
      <w:r w:rsidRPr="005A7FE3">
        <w:rPr>
          <w:rFonts w:ascii="Times New Roman" w:hAnsi="Times New Roman" w:cs="Times New Roman"/>
          <w:sz w:val="24"/>
          <w:szCs w:val="24"/>
        </w:rPr>
        <w:t xml:space="preserve">Fleet control. For example, a delivery or taxi company may put such a tracker in every of its vehicles, thus allowing the staff to know if a vehicle is on time or late, or is doing its assigned route. The same applies for </w:t>
      </w:r>
      <w:proofErr w:type="spellStart"/>
      <w:r w:rsidRPr="005A7FE3">
        <w:rPr>
          <w:rFonts w:ascii="Times New Roman" w:hAnsi="Times New Roman" w:cs="Times New Roman"/>
          <w:sz w:val="24"/>
          <w:szCs w:val="24"/>
        </w:rPr>
        <w:t>armored</w:t>
      </w:r>
      <w:proofErr w:type="spellEnd"/>
      <w:r w:rsidRPr="005A7FE3">
        <w:rPr>
          <w:rFonts w:ascii="Times New Roman" w:hAnsi="Times New Roman" w:cs="Times New Roman"/>
          <w:sz w:val="24"/>
          <w:szCs w:val="24"/>
        </w:rPr>
        <w:t xml:space="preserve"> trucks transporting valuable goods, as it allows </w:t>
      </w:r>
      <w:proofErr w:type="gramStart"/>
      <w:r w:rsidRPr="005A7FE3">
        <w:rPr>
          <w:rFonts w:ascii="Times New Roman" w:hAnsi="Times New Roman" w:cs="Times New Roman"/>
          <w:sz w:val="24"/>
          <w:szCs w:val="24"/>
        </w:rPr>
        <w:t>to pinpoint</w:t>
      </w:r>
      <w:proofErr w:type="gramEnd"/>
      <w:r w:rsidRPr="005A7FE3">
        <w:rPr>
          <w:rFonts w:ascii="Times New Roman" w:hAnsi="Times New Roman" w:cs="Times New Roman"/>
          <w:sz w:val="24"/>
          <w:szCs w:val="24"/>
        </w:rPr>
        <w:t xml:space="preserve"> the exact site of a possible robbery.</w:t>
      </w:r>
    </w:p>
    <w:p w:rsidR="00316EC8" w:rsidRPr="005A7FE3" w:rsidRDefault="00316EC8" w:rsidP="005A7FE3">
      <w:pPr>
        <w:numPr>
          <w:ilvl w:val="0"/>
          <w:numId w:val="10"/>
        </w:numPr>
        <w:autoSpaceDE w:val="0"/>
        <w:autoSpaceDN w:val="0"/>
        <w:adjustRightInd w:val="0"/>
        <w:spacing w:after="0" w:line="360" w:lineRule="auto"/>
        <w:jc w:val="both"/>
        <w:rPr>
          <w:rFonts w:ascii="Times New Roman" w:hAnsi="Times New Roman" w:cs="Times New Roman"/>
          <w:sz w:val="24"/>
          <w:szCs w:val="24"/>
        </w:rPr>
      </w:pPr>
      <w:r w:rsidRPr="005A7FE3">
        <w:rPr>
          <w:rFonts w:ascii="Times New Roman" w:hAnsi="Times New Roman" w:cs="Times New Roman"/>
          <w:sz w:val="24"/>
          <w:szCs w:val="24"/>
        </w:rPr>
        <w:t xml:space="preserve">Stolen vehicle </w:t>
      </w:r>
      <w:proofErr w:type="gramStart"/>
      <w:r w:rsidRPr="005A7FE3">
        <w:rPr>
          <w:rFonts w:ascii="Times New Roman" w:hAnsi="Times New Roman" w:cs="Times New Roman"/>
          <w:sz w:val="24"/>
          <w:szCs w:val="24"/>
        </w:rPr>
        <w:t>searching .</w:t>
      </w:r>
      <w:proofErr w:type="gramEnd"/>
      <w:r w:rsidRPr="005A7FE3">
        <w:rPr>
          <w:rFonts w:ascii="Times New Roman" w:hAnsi="Times New Roman" w:cs="Times New Roman"/>
          <w:sz w:val="24"/>
          <w:szCs w:val="24"/>
        </w:rPr>
        <w:t xml:space="preserve"> Owners of expensive cars can put a tracker in it, and "activate" them in case of theft. "Activate" means that a command is issued to the tracker, via SMS or otherwise, and it will start acting as a fleet control device, allowing the user to know where the thieves are.</w:t>
      </w:r>
    </w:p>
    <w:p w:rsidR="00316EC8" w:rsidRPr="005A7FE3" w:rsidRDefault="00316EC8" w:rsidP="005A7FE3">
      <w:pPr>
        <w:numPr>
          <w:ilvl w:val="0"/>
          <w:numId w:val="10"/>
        </w:numPr>
        <w:autoSpaceDE w:val="0"/>
        <w:autoSpaceDN w:val="0"/>
        <w:adjustRightInd w:val="0"/>
        <w:spacing w:after="0" w:line="360" w:lineRule="auto"/>
        <w:jc w:val="both"/>
        <w:rPr>
          <w:rFonts w:ascii="Times New Roman" w:hAnsi="Times New Roman" w:cs="Times New Roman"/>
          <w:sz w:val="24"/>
          <w:szCs w:val="24"/>
        </w:rPr>
      </w:pPr>
      <w:r w:rsidRPr="005A7FE3">
        <w:rPr>
          <w:rFonts w:ascii="Times New Roman" w:hAnsi="Times New Roman" w:cs="Times New Roman"/>
          <w:sz w:val="24"/>
          <w:szCs w:val="24"/>
        </w:rPr>
        <w:t xml:space="preserve">Animal control. When put on a wildlife animal (e.g. in a collar), it allows scientists to study its activities and migration patterns. Vaginal implant transmitters are used to mark the location where pregnant females give </w:t>
      </w:r>
      <w:proofErr w:type="spellStart"/>
      <w:r w:rsidRPr="005A7FE3">
        <w:rPr>
          <w:rFonts w:ascii="Times New Roman" w:hAnsi="Times New Roman" w:cs="Times New Roman"/>
          <w:sz w:val="24"/>
          <w:szCs w:val="24"/>
        </w:rPr>
        <w:t>birth.Animal</w:t>
      </w:r>
      <w:proofErr w:type="spellEnd"/>
      <w:r w:rsidRPr="005A7FE3">
        <w:rPr>
          <w:rFonts w:ascii="Times New Roman" w:hAnsi="Times New Roman" w:cs="Times New Roman"/>
          <w:sz w:val="24"/>
          <w:szCs w:val="24"/>
        </w:rPr>
        <w:t xml:space="preserve"> tracking collars may also be put on domestic animals, to locate them in case they get lost.</w:t>
      </w:r>
    </w:p>
    <w:p w:rsidR="00316EC8" w:rsidRPr="005A7FE3" w:rsidRDefault="00316EC8" w:rsidP="005A7FE3">
      <w:pPr>
        <w:numPr>
          <w:ilvl w:val="0"/>
          <w:numId w:val="10"/>
        </w:numPr>
        <w:autoSpaceDE w:val="0"/>
        <w:autoSpaceDN w:val="0"/>
        <w:adjustRightInd w:val="0"/>
        <w:spacing w:after="0" w:line="360" w:lineRule="auto"/>
        <w:jc w:val="both"/>
        <w:rPr>
          <w:rFonts w:ascii="Times New Roman" w:hAnsi="Times New Roman" w:cs="Times New Roman"/>
          <w:sz w:val="24"/>
          <w:szCs w:val="24"/>
        </w:rPr>
      </w:pPr>
      <w:r w:rsidRPr="005A7FE3">
        <w:rPr>
          <w:rFonts w:ascii="Times New Roman" w:hAnsi="Times New Roman" w:cs="Times New Roman"/>
          <w:sz w:val="24"/>
          <w:szCs w:val="24"/>
        </w:rPr>
        <w:t xml:space="preserve">Race </w:t>
      </w:r>
      <w:proofErr w:type="gramStart"/>
      <w:r w:rsidRPr="005A7FE3">
        <w:rPr>
          <w:rFonts w:ascii="Times New Roman" w:hAnsi="Times New Roman" w:cs="Times New Roman"/>
          <w:sz w:val="24"/>
          <w:szCs w:val="24"/>
        </w:rPr>
        <w:t>control .</w:t>
      </w:r>
      <w:proofErr w:type="gramEnd"/>
      <w:r w:rsidRPr="005A7FE3">
        <w:rPr>
          <w:rFonts w:ascii="Times New Roman" w:hAnsi="Times New Roman" w:cs="Times New Roman"/>
          <w:sz w:val="24"/>
          <w:szCs w:val="24"/>
        </w:rPr>
        <w:t xml:space="preserve"> In some sports, such as gliding, participants are required to have a tracker with them. This allows, among other applications, for race officials to know if the participants are cheating, taking unexpected shortcuts or how far apart they are. This use has been featured in the movie "Rat Race", where some millionaires see the position of the racers in a wall map.</w:t>
      </w:r>
    </w:p>
    <w:p w:rsidR="00316EC8" w:rsidRPr="005A7FE3" w:rsidRDefault="00316EC8" w:rsidP="005A7FE3">
      <w:pPr>
        <w:numPr>
          <w:ilvl w:val="0"/>
          <w:numId w:val="10"/>
        </w:numPr>
        <w:autoSpaceDE w:val="0"/>
        <w:autoSpaceDN w:val="0"/>
        <w:adjustRightInd w:val="0"/>
        <w:spacing w:after="0" w:line="360" w:lineRule="auto"/>
        <w:jc w:val="both"/>
        <w:rPr>
          <w:rFonts w:ascii="Times New Roman" w:hAnsi="Times New Roman" w:cs="Times New Roman"/>
          <w:sz w:val="24"/>
          <w:szCs w:val="24"/>
        </w:rPr>
      </w:pPr>
      <w:r w:rsidRPr="005A7FE3">
        <w:rPr>
          <w:rFonts w:ascii="Times New Roman" w:hAnsi="Times New Roman" w:cs="Times New Roman"/>
          <w:sz w:val="24"/>
          <w:szCs w:val="24"/>
        </w:rPr>
        <w:t>Espionage/surveillance. When put on a person, or on his personal vehicle, it allows the person monitoring the tracking to know his/her habits. This application is used by private investigators, and also by some parents to track their children.</w:t>
      </w:r>
    </w:p>
    <w:p w:rsidR="00316EC8" w:rsidRPr="005A7FE3" w:rsidRDefault="00316EC8" w:rsidP="005A7FE3">
      <w:pPr>
        <w:numPr>
          <w:ilvl w:val="0"/>
          <w:numId w:val="10"/>
        </w:numPr>
        <w:autoSpaceDE w:val="0"/>
        <w:autoSpaceDN w:val="0"/>
        <w:adjustRightInd w:val="0"/>
        <w:spacing w:after="0" w:line="360" w:lineRule="auto"/>
        <w:jc w:val="both"/>
        <w:rPr>
          <w:rFonts w:ascii="Times New Roman" w:hAnsi="Times New Roman" w:cs="Times New Roman"/>
          <w:sz w:val="24"/>
          <w:szCs w:val="24"/>
        </w:rPr>
      </w:pPr>
      <w:r w:rsidRPr="005A7FE3">
        <w:rPr>
          <w:rFonts w:ascii="Times New Roman" w:hAnsi="Times New Roman" w:cs="Times New Roman"/>
          <w:sz w:val="24"/>
          <w:szCs w:val="24"/>
        </w:rPr>
        <w:lastRenderedPageBreak/>
        <w:t xml:space="preserve">Internet </w:t>
      </w:r>
      <w:proofErr w:type="gramStart"/>
      <w:r w:rsidRPr="005A7FE3">
        <w:rPr>
          <w:rFonts w:ascii="Times New Roman" w:hAnsi="Times New Roman" w:cs="Times New Roman"/>
          <w:sz w:val="24"/>
          <w:szCs w:val="24"/>
        </w:rPr>
        <w:t>Fun .</w:t>
      </w:r>
      <w:proofErr w:type="gramEnd"/>
      <w:r w:rsidRPr="005A7FE3">
        <w:rPr>
          <w:rFonts w:ascii="Times New Roman" w:hAnsi="Times New Roman" w:cs="Times New Roman"/>
          <w:sz w:val="24"/>
          <w:szCs w:val="24"/>
        </w:rPr>
        <w:t xml:space="preserve"> Some Web 2.0 pioneers have created their own personal web pages that show their position constantly, and in real-time, on a map within their website. These usually use data push from a GPS enabled cell phone.</w:t>
      </w:r>
    </w:p>
    <w:p w:rsidR="00316EC8" w:rsidRPr="005A7FE3" w:rsidRDefault="00316EC8" w:rsidP="005A7FE3">
      <w:pPr>
        <w:spacing w:line="360" w:lineRule="auto"/>
        <w:jc w:val="both"/>
        <w:rPr>
          <w:rFonts w:ascii="Times New Roman" w:hAnsi="Times New Roman" w:cs="Times New Roman"/>
          <w:bCs/>
          <w:sz w:val="24"/>
          <w:szCs w:val="24"/>
        </w:rPr>
      </w:pPr>
    </w:p>
    <w:p w:rsidR="00316EC8" w:rsidRPr="005A7FE3" w:rsidRDefault="00316EC8" w:rsidP="005A7FE3">
      <w:pPr>
        <w:pStyle w:val="NormalWeb"/>
        <w:spacing w:line="360" w:lineRule="auto"/>
        <w:jc w:val="both"/>
      </w:pPr>
    </w:p>
    <w:p w:rsidR="00316EC8" w:rsidRPr="005A7FE3" w:rsidRDefault="00316EC8" w:rsidP="005A7FE3">
      <w:pPr>
        <w:pStyle w:val="NormalWeb"/>
        <w:spacing w:line="360" w:lineRule="auto"/>
        <w:jc w:val="both"/>
      </w:pPr>
    </w:p>
    <w:p w:rsidR="00316EC8" w:rsidRPr="005A7FE3" w:rsidRDefault="00316EC8" w:rsidP="005A7FE3">
      <w:pPr>
        <w:pStyle w:val="NormalWeb"/>
        <w:spacing w:line="360" w:lineRule="auto"/>
        <w:jc w:val="both"/>
      </w:pPr>
      <w:r w:rsidRPr="005A7FE3">
        <w:t>GPS INTERFACE WITH MICROCONTROLLER:</w:t>
      </w:r>
    </w:p>
    <w:p w:rsidR="00316EC8" w:rsidRPr="005A7FE3" w:rsidRDefault="00316EC8" w:rsidP="005A7FE3">
      <w:pPr>
        <w:pStyle w:val="NormalWeb"/>
        <w:spacing w:line="360" w:lineRule="auto"/>
        <w:jc w:val="both"/>
      </w:pPr>
    </w:p>
    <w:p w:rsidR="00316EC8" w:rsidRPr="005A7FE3" w:rsidRDefault="00316EC8" w:rsidP="005A7FE3">
      <w:pPr>
        <w:pStyle w:val="NormalWeb"/>
        <w:spacing w:line="360" w:lineRule="auto"/>
        <w:jc w:val="both"/>
      </w:pPr>
      <w:r w:rsidRPr="005A7FE3">
        <w:rPr>
          <w:noProof/>
        </w:rPr>
        <w:drawing>
          <wp:inline distT="0" distB="0" distL="0" distR="0">
            <wp:extent cx="5167630" cy="3345815"/>
            <wp:effectExtent l="0" t="0" r="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67630" cy="3345815"/>
                    </a:xfrm>
                    <a:prstGeom prst="rect">
                      <a:avLst/>
                    </a:prstGeom>
                    <a:noFill/>
                    <a:ln>
                      <a:noFill/>
                    </a:ln>
                  </pic:spPr>
                </pic:pic>
              </a:graphicData>
            </a:graphic>
          </wp:inline>
        </w:drawing>
      </w:r>
    </w:p>
    <w:p w:rsidR="00316EC8" w:rsidRPr="005A7FE3" w:rsidRDefault="00316EC8" w:rsidP="005A7FE3">
      <w:pPr>
        <w:spacing w:line="360" w:lineRule="auto"/>
        <w:jc w:val="both"/>
        <w:rPr>
          <w:rFonts w:ascii="Times New Roman" w:hAnsi="Times New Roman" w:cs="Times New Roman"/>
          <w:sz w:val="24"/>
          <w:szCs w:val="24"/>
          <w:u w:val="single"/>
        </w:rPr>
      </w:pPr>
    </w:p>
    <w:p w:rsidR="00316EC8" w:rsidRPr="005A7FE3" w:rsidRDefault="00316EC8" w:rsidP="005A7FE3">
      <w:pPr>
        <w:spacing w:line="360" w:lineRule="auto"/>
        <w:jc w:val="both"/>
        <w:rPr>
          <w:rFonts w:ascii="Times New Roman" w:hAnsi="Times New Roman" w:cs="Times New Roman"/>
          <w:bCs/>
          <w:sz w:val="24"/>
          <w:szCs w:val="24"/>
        </w:rPr>
      </w:pPr>
      <w:r w:rsidRPr="005A7FE3">
        <w:rPr>
          <w:rFonts w:ascii="Times New Roman" w:hAnsi="Times New Roman" w:cs="Times New Roman"/>
          <w:sz w:val="24"/>
          <w:szCs w:val="24"/>
        </w:rPr>
        <w:t>In this project GPS Modem is interfaced with the microcontroller through rs232 interface. Since the voltage levels of the microcontroller are different with that of the GPS modem we use a voltage converter or the line driver such as MAX232 to make them rs232 compatible.</w:t>
      </w:r>
    </w:p>
    <w:p w:rsidR="00316EC8" w:rsidRPr="005A7FE3" w:rsidRDefault="00316EC8" w:rsidP="005A7FE3">
      <w:pPr>
        <w:spacing w:line="360" w:lineRule="auto"/>
        <w:jc w:val="both"/>
        <w:rPr>
          <w:rFonts w:ascii="Times New Roman" w:hAnsi="Times New Roman" w:cs="Times New Roman"/>
          <w:sz w:val="24"/>
          <w:szCs w:val="24"/>
        </w:rPr>
      </w:pPr>
    </w:p>
    <w:p w:rsidR="00316EC8" w:rsidRPr="005A7FE3" w:rsidRDefault="00316EC8" w:rsidP="005A7FE3">
      <w:pPr>
        <w:tabs>
          <w:tab w:val="left" w:pos="6315"/>
        </w:tabs>
        <w:spacing w:line="360" w:lineRule="auto"/>
        <w:jc w:val="both"/>
        <w:rPr>
          <w:rFonts w:ascii="Times New Roman" w:hAnsi="Times New Roman" w:cs="Times New Roman"/>
          <w:sz w:val="24"/>
          <w:szCs w:val="24"/>
          <w:lang w:eastAsia="en-IN"/>
        </w:rPr>
      </w:pPr>
      <w:r w:rsidRPr="005A7FE3">
        <w:rPr>
          <w:rFonts w:ascii="Times New Roman" w:hAnsi="Times New Roman" w:cs="Times New Roman"/>
          <w:sz w:val="24"/>
          <w:szCs w:val="24"/>
          <w:lang w:eastAsia="en-IN"/>
        </w:rPr>
        <w:t>SMS:</w:t>
      </w:r>
    </w:p>
    <w:p w:rsidR="00316EC8" w:rsidRPr="005A7FE3" w:rsidRDefault="00316EC8" w:rsidP="005A7FE3">
      <w:pPr>
        <w:tabs>
          <w:tab w:val="left" w:pos="6315"/>
        </w:tabs>
        <w:spacing w:line="360" w:lineRule="auto"/>
        <w:jc w:val="both"/>
        <w:rPr>
          <w:rFonts w:ascii="Times New Roman" w:hAnsi="Times New Roman" w:cs="Times New Roman"/>
          <w:sz w:val="24"/>
          <w:szCs w:val="24"/>
          <w:lang w:eastAsia="en-IN"/>
        </w:rPr>
      </w:pPr>
      <w:r w:rsidRPr="005A7FE3">
        <w:rPr>
          <w:rFonts w:ascii="Times New Roman" w:hAnsi="Times New Roman" w:cs="Times New Roman"/>
          <w:sz w:val="24"/>
          <w:szCs w:val="24"/>
          <w:lang w:eastAsia="en-IN"/>
        </w:rPr>
        <w:lastRenderedPageBreak/>
        <w:t xml:space="preserve">     SMS technology originated from radio telegraphy in radio memo pagers that used standardized phone protocols .These were defined in 1986 as part of the Global system for mobile communication (</w:t>
      </w:r>
      <w:r w:rsidR="00851311" w:rsidRPr="005A7FE3">
        <w:rPr>
          <w:rFonts w:ascii="Times New Roman" w:hAnsi="Times New Roman" w:cs="Times New Roman"/>
          <w:sz w:val="24"/>
          <w:szCs w:val="24"/>
          <w:lang w:eastAsia="en-IN"/>
        </w:rPr>
        <w:t>IOT</w:t>
      </w:r>
      <w:proofErr w:type="gramStart"/>
      <w:r w:rsidRPr="005A7FE3">
        <w:rPr>
          <w:rFonts w:ascii="Times New Roman" w:hAnsi="Times New Roman" w:cs="Times New Roman"/>
          <w:sz w:val="24"/>
          <w:szCs w:val="24"/>
          <w:lang w:eastAsia="en-IN"/>
        </w:rPr>
        <w:t>)series</w:t>
      </w:r>
      <w:proofErr w:type="gramEnd"/>
      <w:r w:rsidRPr="005A7FE3">
        <w:rPr>
          <w:rFonts w:ascii="Times New Roman" w:hAnsi="Times New Roman" w:cs="Times New Roman"/>
          <w:sz w:val="24"/>
          <w:szCs w:val="24"/>
          <w:lang w:eastAsia="en-IN"/>
        </w:rPr>
        <w:t xml:space="preserve"> of standard of series of standard. The first test SMS message was sent on December 3,1992 ,When Neil </w:t>
      </w:r>
      <w:proofErr w:type="spellStart"/>
      <w:r w:rsidRPr="005A7FE3">
        <w:rPr>
          <w:rFonts w:ascii="Times New Roman" w:hAnsi="Times New Roman" w:cs="Times New Roman"/>
          <w:sz w:val="24"/>
          <w:szCs w:val="24"/>
          <w:lang w:eastAsia="en-IN"/>
        </w:rPr>
        <w:t>papworth</w:t>
      </w:r>
      <w:proofErr w:type="spellEnd"/>
      <w:r w:rsidRPr="005A7FE3">
        <w:rPr>
          <w:rFonts w:ascii="Times New Roman" w:hAnsi="Times New Roman" w:cs="Times New Roman"/>
          <w:sz w:val="24"/>
          <w:szCs w:val="24"/>
          <w:lang w:eastAsia="en-IN"/>
        </w:rPr>
        <w:t xml:space="preserve"> , a test engineer for </w:t>
      </w:r>
      <w:proofErr w:type="spellStart"/>
      <w:r w:rsidRPr="005A7FE3">
        <w:rPr>
          <w:rFonts w:ascii="Times New Roman" w:hAnsi="Times New Roman" w:cs="Times New Roman"/>
          <w:sz w:val="24"/>
          <w:szCs w:val="24"/>
          <w:lang w:eastAsia="en-IN"/>
        </w:rPr>
        <w:t>sema</w:t>
      </w:r>
      <w:proofErr w:type="spellEnd"/>
      <w:r w:rsidRPr="005A7FE3">
        <w:rPr>
          <w:rFonts w:ascii="Times New Roman" w:hAnsi="Times New Roman" w:cs="Times New Roman"/>
          <w:sz w:val="24"/>
          <w:szCs w:val="24"/>
          <w:lang w:eastAsia="en-IN"/>
        </w:rPr>
        <w:t xml:space="preserve"> group uses a personal computer to send “merry Christmas “ to the phone of colleague Richard Jarvis .SMS rolled out commercially on many cellular networks that decade and become hugely popular worldwide as a method of text communication.</w:t>
      </w:r>
    </w:p>
    <w:p w:rsidR="00316EC8" w:rsidRPr="005A7FE3" w:rsidRDefault="00316EC8" w:rsidP="005A7FE3">
      <w:pPr>
        <w:spacing w:line="360" w:lineRule="auto"/>
        <w:jc w:val="both"/>
        <w:rPr>
          <w:rFonts w:ascii="Times New Roman" w:hAnsi="Times New Roman" w:cs="Times New Roman"/>
          <w:sz w:val="24"/>
          <w:szCs w:val="24"/>
        </w:rPr>
      </w:pPr>
    </w:p>
    <w:p w:rsidR="006A0147" w:rsidRPr="005A7FE3" w:rsidRDefault="006A0147" w:rsidP="005A7FE3">
      <w:pPr>
        <w:spacing w:line="360" w:lineRule="auto"/>
        <w:jc w:val="both"/>
        <w:rPr>
          <w:rFonts w:ascii="Times New Roman" w:hAnsi="Times New Roman" w:cs="Times New Roman"/>
          <w:sz w:val="24"/>
          <w:szCs w:val="24"/>
        </w:rPr>
      </w:pPr>
    </w:p>
    <w:p w:rsidR="006A0147" w:rsidRPr="005A7FE3" w:rsidRDefault="006A0147" w:rsidP="005A7FE3">
      <w:pPr>
        <w:spacing w:line="360" w:lineRule="auto"/>
        <w:jc w:val="both"/>
        <w:rPr>
          <w:rFonts w:ascii="Times New Roman" w:hAnsi="Times New Roman" w:cs="Times New Roman"/>
          <w:sz w:val="24"/>
          <w:szCs w:val="24"/>
        </w:rPr>
      </w:pPr>
    </w:p>
    <w:p w:rsidR="00B1682A" w:rsidRPr="005A7FE3" w:rsidRDefault="00B1682A" w:rsidP="005A7FE3">
      <w:pPr>
        <w:spacing w:line="360" w:lineRule="auto"/>
        <w:jc w:val="both"/>
        <w:rPr>
          <w:rFonts w:ascii="Times New Roman" w:hAnsi="Times New Roman" w:cs="Times New Roman"/>
          <w:sz w:val="24"/>
          <w:szCs w:val="24"/>
        </w:rPr>
      </w:pPr>
      <w:r w:rsidRPr="005A7FE3">
        <w:rPr>
          <w:rFonts w:ascii="Times New Roman" w:hAnsi="Times New Roman" w:cs="Times New Roman"/>
          <w:noProof/>
          <w:sz w:val="24"/>
          <w:szCs w:val="24"/>
          <w:lang w:val="en-US"/>
        </w:rPr>
        <w:drawing>
          <wp:inline distT="0" distB="0" distL="0" distR="0">
            <wp:extent cx="5447665" cy="3969767"/>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78288" cy="3992082"/>
                    </a:xfrm>
                    <a:prstGeom prst="rect">
                      <a:avLst/>
                    </a:prstGeom>
                    <a:noFill/>
                    <a:ln>
                      <a:noFill/>
                    </a:ln>
                  </pic:spPr>
                </pic:pic>
              </a:graphicData>
            </a:graphic>
          </wp:inline>
        </w:drawing>
      </w:r>
    </w:p>
    <w:p w:rsidR="00B1682A" w:rsidRPr="005A7FE3" w:rsidRDefault="00B1682A" w:rsidP="005A7FE3">
      <w:pPr>
        <w:spacing w:line="360" w:lineRule="auto"/>
        <w:jc w:val="both"/>
        <w:rPr>
          <w:rFonts w:ascii="Times New Roman" w:hAnsi="Times New Roman" w:cs="Times New Roman"/>
          <w:sz w:val="24"/>
          <w:szCs w:val="24"/>
        </w:rPr>
      </w:pPr>
    </w:p>
    <w:p w:rsidR="00B1682A" w:rsidRPr="005A7FE3" w:rsidRDefault="00B1682A" w:rsidP="005A7FE3">
      <w:pPr>
        <w:spacing w:line="360" w:lineRule="auto"/>
        <w:jc w:val="both"/>
        <w:rPr>
          <w:rFonts w:ascii="Times New Roman" w:hAnsi="Times New Roman" w:cs="Times New Roman"/>
          <w:sz w:val="24"/>
          <w:szCs w:val="24"/>
        </w:rPr>
      </w:pPr>
    </w:p>
    <w:p w:rsidR="00B1682A" w:rsidRPr="005A7FE3" w:rsidRDefault="00B1682A" w:rsidP="005A7FE3">
      <w:pPr>
        <w:spacing w:line="360" w:lineRule="auto"/>
        <w:jc w:val="both"/>
        <w:rPr>
          <w:rFonts w:ascii="Times New Roman" w:hAnsi="Times New Roman" w:cs="Times New Roman"/>
          <w:sz w:val="24"/>
          <w:szCs w:val="24"/>
        </w:rPr>
      </w:pPr>
    </w:p>
    <w:p w:rsidR="00B1682A" w:rsidRPr="005A7FE3" w:rsidRDefault="00B1682A" w:rsidP="005A7FE3">
      <w:pPr>
        <w:spacing w:line="360" w:lineRule="auto"/>
        <w:jc w:val="both"/>
        <w:rPr>
          <w:rFonts w:ascii="Times New Roman" w:hAnsi="Times New Roman" w:cs="Times New Roman"/>
          <w:sz w:val="24"/>
          <w:szCs w:val="24"/>
        </w:rPr>
      </w:pPr>
    </w:p>
    <w:p w:rsidR="00B1682A" w:rsidRPr="005A7FE3" w:rsidRDefault="00B1682A" w:rsidP="005A7FE3">
      <w:pPr>
        <w:spacing w:line="360" w:lineRule="auto"/>
        <w:jc w:val="both"/>
        <w:rPr>
          <w:rFonts w:ascii="Times New Roman" w:hAnsi="Times New Roman" w:cs="Times New Roman"/>
          <w:sz w:val="24"/>
          <w:szCs w:val="24"/>
        </w:rPr>
      </w:pPr>
    </w:p>
    <w:p w:rsidR="00B1682A" w:rsidRPr="005A7FE3" w:rsidRDefault="00B1682A" w:rsidP="005A7FE3">
      <w:pPr>
        <w:spacing w:line="360" w:lineRule="auto"/>
        <w:jc w:val="both"/>
        <w:rPr>
          <w:rFonts w:ascii="Times New Roman" w:hAnsi="Times New Roman" w:cs="Times New Roman"/>
          <w:sz w:val="24"/>
          <w:szCs w:val="24"/>
        </w:rPr>
      </w:pPr>
    </w:p>
    <w:p w:rsidR="00293CD4" w:rsidRPr="005A7FE3" w:rsidRDefault="00293CD4" w:rsidP="005A7FE3">
      <w:pPr>
        <w:spacing w:line="360" w:lineRule="auto"/>
        <w:jc w:val="both"/>
        <w:rPr>
          <w:rFonts w:ascii="Times New Roman" w:hAnsi="Times New Roman" w:cs="Times New Roman"/>
          <w:sz w:val="24"/>
          <w:szCs w:val="24"/>
        </w:rPr>
      </w:pPr>
      <w:r w:rsidRPr="005A7FE3">
        <w:rPr>
          <w:rFonts w:ascii="Times New Roman" w:hAnsi="Times New Roman" w:cs="Times New Roman"/>
          <w:sz w:val="24"/>
          <w:szCs w:val="24"/>
        </w:rPr>
        <w:t>GPS antenna size limits tracker size, often smaller than a half-dollar (diameter 30.61 mm). In 2020 tracking is a $2 billion business plus military-in the gulf war 10% or more targets used trackers. Virtually every cellphone tracks its movements and per most cell user agreements uploads the track data, creating trillions of sellable locations and tracks, value varies from fractions of a mil to dollars per point and user association. Tracks can be map displayed in real time, using GPS tracking software and devices with GPS capability.</w:t>
      </w:r>
    </w:p>
    <w:p w:rsidR="005A7FE3" w:rsidRPr="005A7FE3" w:rsidRDefault="005A7FE3" w:rsidP="005A7FE3">
      <w:pPr>
        <w:widowControl w:val="0"/>
        <w:shd w:val="clear" w:color="auto" w:fill="FFFFFF"/>
        <w:autoSpaceDE w:val="0"/>
        <w:autoSpaceDN w:val="0"/>
        <w:adjustRightInd w:val="0"/>
        <w:spacing w:before="100" w:after="100" w:line="360" w:lineRule="auto"/>
        <w:jc w:val="both"/>
        <w:rPr>
          <w:rFonts w:ascii="Times New Roman" w:hAnsi="Times New Roman" w:cs="Times New Roman"/>
          <w:sz w:val="24"/>
          <w:szCs w:val="24"/>
        </w:rPr>
      </w:pPr>
    </w:p>
    <w:p w:rsidR="005A7FE3" w:rsidRPr="005A7FE3" w:rsidRDefault="005A7FE3" w:rsidP="005A7FE3">
      <w:pPr>
        <w:rPr>
          <w:rFonts w:ascii="Times New Roman" w:hAnsi="Times New Roman" w:cs="Times New Roman"/>
          <w:b/>
          <w:color w:val="000000"/>
          <w:sz w:val="24"/>
          <w:szCs w:val="24"/>
        </w:rPr>
      </w:pPr>
      <w:r w:rsidRPr="005A7FE3">
        <w:rPr>
          <w:rFonts w:ascii="Times New Roman" w:hAnsi="Times New Roman" w:cs="Times New Roman"/>
          <w:b/>
          <w:color w:val="000000"/>
          <w:sz w:val="24"/>
          <w:szCs w:val="24"/>
        </w:rPr>
        <w:t xml:space="preserve">RF Transmitter </w:t>
      </w:r>
    </w:p>
    <w:p w:rsidR="005A7FE3" w:rsidRPr="005A7FE3" w:rsidRDefault="005A7FE3" w:rsidP="005A7FE3">
      <w:pPr>
        <w:rPr>
          <w:rFonts w:ascii="Times New Roman" w:hAnsi="Times New Roman" w:cs="Times New Roman"/>
          <w:b/>
          <w:color w:val="000000"/>
          <w:sz w:val="24"/>
          <w:szCs w:val="24"/>
        </w:rPr>
      </w:pPr>
      <w:r w:rsidRPr="005A7FE3">
        <w:rPr>
          <w:rFonts w:ascii="Times New Roman" w:hAnsi="Times New Roman" w:cs="Times New Roman"/>
          <w:b/>
          <w:color w:val="000000"/>
          <w:sz w:val="24"/>
          <w:szCs w:val="24"/>
        </w:rPr>
        <w:t>RF 1 433/315 MHz (SP)</w:t>
      </w:r>
    </w:p>
    <w:p w:rsidR="005A7FE3" w:rsidRPr="005A7FE3" w:rsidRDefault="005A7FE3" w:rsidP="005A7FE3">
      <w:pPr>
        <w:spacing w:line="360" w:lineRule="auto"/>
        <w:jc w:val="both"/>
        <w:rPr>
          <w:rFonts w:ascii="Times New Roman" w:hAnsi="Times New Roman" w:cs="Times New Roman"/>
          <w:sz w:val="24"/>
          <w:szCs w:val="24"/>
        </w:rPr>
      </w:pPr>
      <w:hyperlink r:id="rId84" w:tgtFrame="_top" w:history="1">
        <w:r w:rsidRPr="005A7FE3">
          <w:rPr>
            <w:rStyle w:val="klink"/>
            <w:rFonts w:ascii="Times New Roman" w:hAnsi="Times New Roman" w:cs="Times New Roman"/>
            <w:sz w:val="24"/>
            <w:szCs w:val="24"/>
          </w:rPr>
          <w:t>Radio</w:t>
        </w:r>
      </w:hyperlink>
      <w:r w:rsidRPr="005A7FE3">
        <w:rPr>
          <w:rFonts w:ascii="Times New Roman" w:hAnsi="Times New Roman" w:cs="Times New Roman"/>
          <w:sz w:val="24"/>
          <w:szCs w:val="24"/>
        </w:rPr>
        <w:t xml:space="preserve"> frequency (RF) transmitters are widely used in radio frequency communications systems. With the increasing availability of efficient, low cost </w:t>
      </w:r>
      <w:hyperlink r:id="rId85" w:tgtFrame="_top" w:history="1">
        <w:r w:rsidRPr="005A7FE3">
          <w:rPr>
            <w:rStyle w:val="klink"/>
            <w:rFonts w:ascii="Times New Roman" w:hAnsi="Times New Roman" w:cs="Times New Roman"/>
            <w:sz w:val="24"/>
            <w:szCs w:val="24"/>
          </w:rPr>
          <w:t>electronic</w:t>
        </w:r>
      </w:hyperlink>
      <w:r w:rsidRPr="005A7FE3">
        <w:rPr>
          <w:rFonts w:ascii="Times New Roman" w:hAnsi="Times New Roman" w:cs="Times New Roman"/>
          <w:sz w:val="24"/>
          <w:szCs w:val="24"/>
        </w:rPr>
        <w:t xml:space="preserve"> modules, mobile communication systems are becoming more and more widespread. </w:t>
      </w:r>
      <w:hyperlink r:id="rId86" w:tgtFrame="_top" w:history="1">
        <w:r w:rsidRPr="005A7FE3">
          <w:rPr>
            <w:rStyle w:val="klink"/>
            <w:rFonts w:ascii="Times New Roman" w:hAnsi="Times New Roman" w:cs="Times New Roman"/>
            <w:sz w:val="24"/>
            <w:szCs w:val="24"/>
          </w:rPr>
          <w:t>Wireless communications</w:t>
        </w:r>
      </w:hyperlink>
      <w:r w:rsidRPr="005A7FE3">
        <w:rPr>
          <w:rFonts w:ascii="Times New Roman" w:hAnsi="Times New Roman" w:cs="Times New Roman"/>
          <w:sz w:val="24"/>
          <w:szCs w:val="24"/>
        </w:rPr>
        <w:t xml:space="preserve"> systems, including cellular phones, paging devices, personal communication services (PCS) systems, and wireless data networks, have become ubiquitous in society. Generally, a radio transmitter and receiver is used for performing a radio transmission and receiving operation, whereby a high frequency signal outputted from a modulator is transmitted to an antenna of the radio transmitter and is transmitted there from to a remote radio transmitter and receiver, or the thusly transmitted signal is received through another antenna. The transmitting baseband signal is subjected to a predetermined signal process, input to a modulator, which modulates a carrier wave signal. The modulated carrier wave signal is converted into a radio frequency by a transmitting radio-frequency circuit and amplified to a predetermined transmitting power. In general, the function of a radio frequency (RF) transmitter is to modulate, up convert, and amplify signals for transmission into free space. An RF transmitter generally includes a modulator that modulates an input signal and a radio frequency power amplifier that is coupled to the modulator to amplify the modulated input signal. The radio frequency power amplifier is coupled to an antenna that transmits the amplified modulated input signal.</w:t>
      </w:r>
    </w:p>
    <w:p w:rsidR="005A7FE3" w:rsidRPr="005A7FE3" w:rsidRDefault="005A7FE3" w:rsidP="005A7FE3">
      <w:pPr>
        <w:jc w:val="both"/>
        <w:rPr>
          <w:rFonts w:ascii="Times New Roman" w:hAnsi="Times New Roman" w:cs="Times New Roman"/>
          <w:b/>
          <w:sz w:val="24"/>
          <w:szCs w:val="24"/>
        </w:rPr>
      </w:pPr>
      <w:r w:rsidRPr="005A7FE3">
        <w:rPr>
          <w:rFonts w:ascii="Times New Roman" w:hAnsi="Times New Roman" w:cs="Times New Roman"/>
          <w:b/>
          <w:sz w:val="24"/>
          <w:szCs w:val="24"/>
        </w:rPr>
        <w:t>Specifications</w:t>
      </w:r>
    </w:p>
    <w:p w:rsidR="005A7FE3" w:rsidRPr="005A7FE3" w:rsidRDefault="005A7FE3" w:rsidP="005A7FE3">
      <w:pPr>
        <w:rPr>
          <w:rFonts w:ascii="Times New Roman" w:hAnsi="Times New Roman" w:cs="Times New Roman"/>
          <w:color w:val="000000"/>
          <w:sz w:val="24"/>
          <w:szCs w:val="24"/>
        </w:rPr>
      </w:pPr>
      <w:r w:rsidRPr="005A7FE3">
        <w:rPr>
          <w:rFonts w:ascii="Times New Roman" w:hAnsi="Times New Roman" w:cs="Times New Roman"/>
          <w:color w:val="000000"/>
          <w:sz w:val="24"/>
          <w:szCs w:val="24"/>
        </w:rPr>
        <w:t xml:space="preserve">Voltage  </w:t>
      </w:r>
      <w:r w:rsidRPr="005A7FE3">
        <w:rPr>
          <w:rFonts w:ascii="Times New Roman" w:hAnsi="Times New Roman" w:cs="Times New Roman"/>
          <w:color w:val="000000"/>
          <w:sz w:val="24"/>
          <w:szCs w:val="24"/>
        </w:rPr>
        <w:tab/>
      </w:r>
      <w:r w:rsidRPr="005A7FE3">
        <w:rPr>
          <w:rFonts w:ascii="Times New Roman" w:hAnsi="Times New Roman" w:cs="Times New Roman"/>
          <w:color w:val="000000"/>
          <w:sz w:val="24"/>
          <w:szCs w:val="24"/>
        </w:rPr>
        <w:tab/>
      </w:r>
      <w:r w:rsidRPr="005A7FE3">
        <w:rPr>
          <w:rFonts w:ascii="Times New Roman" w:hAnsi="Times New Roman" w:cs="Times New Roman"/>
          <w:color w:val="000000"/>
          <w:sz w:val="24"/>
          <w:szCs w:val="24"/>
        </w:rPr>
        <w:tab/>
        <w:t>: 3 to 12 volts</w:t>
      </w:r>
    </w:p>
    <w:p w:rsidR="005A7FE3" w:rsidRPr="005A7FE3" w:rsidRDefault="005A7FE3" w:rsidP="005A7FE3">
      <w:pPr>
        <w:rPr>
          <w:rFonts w:ascii="Times New Roman" w:hAnsi="Times New Roman" w:cs="Times New Roman"/>
          <w:color w:val="000000"/>
          <w:sz w:val="24"/>
          <w:szCs w:val="24"/>
        </w:rPr>
      </w:pPr>
      <w:r w:rsidRPr="005A7FE3">
        <w:rPr>
          <w:rFonts w:ascii="Times New Roman" w:hAnsi="Times New Roman" w:cs="Times New Roman"/>
          <w:color w:val="000000"/>
          <w:sz w:val="24"/>
          <w:szCs w:val="24"/>
        </w:rPr>
        <w:t xml:space="preserve">Current </w:t>
      </w:r>
      <w:r w:rsidRPr="005A7FE3">
        <w:rPr>
          <w:rFonts w:ascii="Times New Roman" w:hAnsi="Times New Roman" w:cs="Times New Roman"/>
          <w:color w:val="000000"/>
          <w:sz w:val="24"/>
          <w:szCs w:val="24"/>
        </w:rPr>
        <w:tab/>
      </w:r>
      <w:r w:rsidRPr="005A7FE3">
        <w:rPr>
          <w:rFonts w:ascii="Times New Roman" w:hAnsi="Times New Roman" w:cs="Times New Roman"/>
          <w:color w:val="000000"/>
          <w:sz w:val="24"/>
          <w:szCs w:val="24"/>
        </w:rPr>
        <w:tab/>
      </w:r>
      <w:r w:rsidRPr="005A7FE3">
        <w:rPr>
          <w:rFonts w:ascii="Times New Roman" w:hAnsi="Times New Roman" w:cs="Times New Roman"/>
          <w:color w:val="000000"/>
          <w:sz w:val="24"/>
          <w:szCs w:val="24"/>
        </w:rPr>
        <w:tab/>
        <w:t xml:space="preserve">: 10 to 15 </w:t>
      </w:r>
      <w:proofErr w:type="spellStart"/>
      <w:r w:rsidRPr="005A7FE3">
        <w:rPr>
          <w:rFonts w:ascii="Times New Roman" w:hAnsi="Times New Roman" w:cs="Times New Roman"/>
          <w:color w:val="000000"/>
          <w:sz w:val="24"/>
          <w:szCs w:val="24"/>
        </w:rPr>
        <w:t>mA</w:t>
      </w:r>
      <w:proofErr w:type="spellEnd"/>
    </w:p>
    <w:p w:rsidR="005A7FE3" w:rsidRPr="005A7FE3" w:rsidRDefault="005A7FE3" w:rsidP="005A7FE3">
      <w:pPr>
        <w:rPr>
          <w:rFonts w:ascii="Times New Roman" w:hAnsi="Times New Roman" w:cs="Times New Roman"/>
          <w:color w:val="000000"/>
          <w:sz w:val="24"/>
          <w:szCs w:val="24"/>
        </w:rPr>
      </w:pPr>
      <w:r w:rsidRPr="005A7FE3">
        <w:rPr>
          <w:rFonts w:ascii="Times New Roman" w:hAnsi="Times New Roman" w:cs="Times New Roman"/>
          <w:color w:val="000000"/>
          <w:sz w:val="24"/>
          <w:szCs w:val="24"/>
        </w:rPr>
        <w:t>Working Mode</w:t>
      </w:r>
      <w:r w:rsidRPr="005A7FE3">
        <w:rPr>
          <w:rFonts w:ascii="Times New Roman" w:hAnsi="Times New Roman" w:cs="Times New Roman"/>
          <w:color w:val="000000"/>
          <w:sz w:val="24"/>
          <w:szCs w:val="24"/>
        </w:rPr>
        <w:tab/>
      </w:r>
      <w:r w:rsidRPr="005A7FE3">
        <w:rPr>
          <w:rFonts w:ascii="Times New Roman" w:hAnsi="Times New Roman" w:cs="Times New Roman"/>
          <w:color w:val="000000"/>
          <w:sz w:val="24"/>
          <w:szCs w:val="24"/>
        </w:rPr>
        <w:tab/>
        <w:t>: AM</w:t>
      </w:r>
    </w:p>
    <w:p w:rsidR="005A7FE3" w:rsidRPr="005A7FE3" w:rsidRDefault="005A7FE3" w:rsidP="005A7FE3">
      <w:pPr>
        <w:rPr>
          <w:rFonts w:ascii="Times New Roman" w:hAnsi="Times New Roman" w:cs="Times New Roman"/>
          <w:color w:val="000000"/>
          <w:sz w:val="24"/>
          <w:szCs w:val="24"/>
        </w:rPr>
      </w:pPr>
      <w:r w:rsidRPr="005A7FE3">
        <w:rPr>
          <w:rFonts w:ascii="Times New Roman" w:hAnsi="Times New Roman" w:cs="Times New Roman"/>
          <w:color w:val="000000"/>
          <w:sz w:val="24"/>
          <w:szCs w:val="24"/>
        </w:rPr>
        <w:lastRenderedPageBreak/>
        <w:t>Speed</w:t>
      </w:r>
      <w:r w:rsidRPr="005A7FE3">
        <w:rPr>
          <w:rFonts w:ascii="Times New Roman" w:hAnsi="Times New Roman" w:cs="Times New Roman"/>
          <w:color w:val="000000"/>
          <w:sz w:val="24"/>
          <w:szCs w:val="24"/>
        </w:rPr>
        <w:tab/>
      </w:r>
      <w:r w:rsidRPr="005A7FE3">
        <w:rPr>
          <w:rFonts w:ascii="Times New Roman" w:hAnsi="Times New Roman" w:cs="Times New Roman"/>
          <w:color w:val="000000"/>
          <w:sz w:val="24"/>
          <w:szCs w:val="24"/>
        </w:rPr>
        <w:tab/>
      </w:r>
      <w:r w:rsidRPr="005A7FE3">
        <w:rPr>
          <w:rFonts w:ascii="Times New Roman" w:hAnsi="Times New Roman" w:cs="Times New Roman"/>
          <w:color w:val="000000"/>
          <w:sz w:val="24"/>
          <w:szCs w:val="24"/>
        </w:rPr>
        <w:tab/>
      </w:r>
      <w:r w:rsidRPr="005A7FE3">
        <w:rPr>
          <w:rFonts w:ascii="Times New Roman" w:hAnsi="Times New Roman" w:cs="Times New Roman"/>
          <w:color w:val="000000"/>
          <w:sz w:val="24"/>
          <w:szCs w:val="24"/>
        </w:rPr>
        <w:tab/>
        <w:t>: 4 Kbps</w:t>
      </w:r>
    </w:p>
    <w:p w:rsidR="005A7FE3" w:rsidRPr="005A7FE3" w:rsidRDefault="005A7FE3" w:rsidP="005A7FE3">
      <w:pPr>
        <w:rPr>
          <w:rFonts w:ascii="Times New Roman" w:hAnsi="Times New Roman" w:cs="Times New Roman"/>
          <w:color w:val="000000"/>
          <w:sz w:val="24"/>
          <w:szCs w:val="24"/>
        </w:rPr>
      </w:pPr>
      <w:r w:rsidRPr="005A7FE3">
        <w:rPr>
          <w:rFonts w:ascii="Times New Roman" w:hAnsi="Times New Roman" w:cs="Times New Roman"/>
          <w:color w:val="000000"/>
          <w:sz w:val="24"/>
          <w:szCs w:val="24"/>
        </w:rPr>
        <w:t>Frequency</w:t>
      </w:r>
      <w:r w:rsidRPr="005A7FE3">
        <w:rPr>
          <w:rFonts w:ascii="Times New Roman" w:hAnsi="Times New Roman" w:cs="Times New Roman"/>
          <w:color w:val="000000"/>
          <w:sz w:val="24"/>
          <w:szCs w:val="24"/>
        </w:rPr>
        <w:tab/>
      </w:r>
      <w:r w:rsidRPr="005A7FE3">
        <w:rPr>
          <w:rFonts w:ascii="Times New Roman" w:hAnsi="Times New Roman" w:cs="Times New Roman"/>
          <w:color w:val="000000"/>
          <w:sz w:val="24"/>
          <w:szCs w:val="24"/>
        </w:rPr>
        <w:tab/>
      </w:r>
      <w:r w:rsidRPr="005A7FE3">
        <w:rPr>
          <w:rFonts w:ascii="Times New Roman" w:hAnsi="Times New Roman" w:cs="Times New Roman"/>
          <w:color w:val="000000"/>
          <w:sz w:val="24"/>
          <w:szCs w:val="24"/>
        </w:rPr>
        <w:tab/>
        <w:t>: 315/433 MHz</w:t>
      </w:r>
    </w:p>
    <w:p w:rsidR="005A7FE3" w:rsidRPr="005A7FE3" w:rsidRDefault="005A7FE3" w:rsidP="005A7FE3">
      <w:pPr>
        <w:rPr>
          <w:rFonts w:ascii="Times New Roman" w:hAnsi="Times New Roman" w:cs="Times New Roman"/>
          <w:b/>
          <w:color w:val="000000"/>
          <w:sz w:val="24"/>
          <w:szCs w:val="24"/>
        </w:rPr>
      </w:pPr>
      <w:r w:rsidRPr="005A7FE3">
        <w:rPr>
          <w:rFonts w:ascii="Times New Roman" w:hAnsi="Times New Roman" w:cs="Times New Roman"/>
          <w:color w:val="000000"/>
          <w:sz w:val="24"/>
          <w:szCs w:val="24"/>
        </w:rPr>
        <w:t>External Antenna</w:t>
      </w:r>
      <w:r w:rsidRPr="005A7FE3">
        <w:rPr>
          <w:rFonts w:ascii="Times New Roman" w:hAnsi="Times New Roman" w:cs="Times New Roman"/>
          <w:color w:val="000000"/>
          <w:sz w:val="24"/>
          <w:szCs w:val="24"/>
        </w:rPr>
        <w:tab/>
      </w:r>
      <w:r w:rsidRPr="005A7FE3">
        <w:rPr>
          <w:rFonts w:ascii="Times New Roman" w:hAnsi="Times New Roman" w:cs="Times New Roman"/>
          <w:color w:val="000000"/>
          <w:sz w:val="24"/>
          <w:szCs w:val="24"/>
        </w:rPr>
        <w:tab/>
        <w:t>: 315 MHz</w:t>
      </w:r>
    </w:p>
    <w:p w:rsidR="005A7FE3" w:rsidRPr="005A7FE3" w:rsidRDefault="005A7FE3" w:rsidP="005A7FE3">
      <w:pPr>
        <w:rPr>
          <w:rFonts w:ascii="Times New Roman" w:hAnsi="Times New Roman" w:cs="Times New Roman"/>
          <w:b/>
          <w:color w:val="000000"/>
          <w:sz w:val="24"/>
          <w:szCs w:val="24"/>
        </w:rPr>
      </w:pPr>
    </w:p>
    <w:p w:rsidR="005A7FE3" w:rsidRPr="005A7FE3" w:rsidRDefault="005A7FE3" w:rsidP="005A7FE3">
      <w:pPr>
        <w:rPr>
          <w:rFonts w:ascii="Times New Roman" w:hAnsi="Times New Roman" w:cs="Times New Roman"/>
          <w:b/>
          <w:color w:val="000000"/>
          <w:sz w:val="24"/>
          <w:szCs w:val="24"/>
        </w:rPr>
      </w:pPr>
    </w:p>
    <w:p w:rsidR="005A7FE3" w:rsidRPr="005A7FE3" w:rsidRDefault="005A7FE3" w:rsidP="005A7FE3">
      <w:pPr>
        <w:rPr>
          <w:rFonts w:ascii="Times New Roman" w:hAnsi="Times New Roman" w:cs="Times New Roman"/>
          <w:b/>
          <w:color w:val="000000"/>
          <w:sz w:val="24"/>
          <w:szCs w:val="24"/>
        </w:rPr>
      </w:pPr>
      <w:r w:rsidRPr="005A7FE3">
        <w:rPr>
          <w:rFonts w:ascii="Times New Roman" w:hAnsi="Times New Roman" w:cs="Times New Roman"/>
          <w:b/>
          <w:color w:val="000000"/>
          <w:sz w:val="24"/>
          <w:szCs w:val="24"/>
        </w:rPr>
        <w:t>Pin Out</w:t>
      </w:r>
    </w:p>
    <w:p w:rsidR="005A7FE3" w:rsidRPr="005A7FE3" w:rsidRDefault="005A7FE3" w:rsidP="005A7FE3">
      <w:pPr>
        <w:numPr>
          <w:ilvl w:val="0"/>
          <w:numId w:val="24"/>
        </w:numPr>
        <w:spacing w:after="200" w:line="276" w:lineRule="auto"/>
        <w:rPr>
          <w:rFonts w:ascii="Times New Roman" w:hAnsi="Times New Roman" w:cs="Times New Roman"/>
          <w:color w:val="000000"/>
          <w:sz w:val="24"/>
          <w:szCs w:val="24"/>
        </w:rPr>
      </w:pPr>
      <w:r w:rsidRPr="005A7FE3">
        <w:rPr>
          <w:rFonts w:ascii="Times New Roman" w:hAnsi="Times New Roman" w:cs="Times New Roman"/>
          <w:color w:val="000000"/>
          <w:sz w:val="24"/>
          <w:szCs w:val="24"/>
        </w:rPr>
        <w:t>Data</w:t>
      </w:r>
    </w:p>
    <w:p w:rsidR="005A7FE3" w:rsidRPr="005A7FE3" w:rsidRDefault="005A7FE3" w:rsidP="005A7FE3">
      <w:pPr>
        <w:numPr>
          <w:ilvl w:val="0"/>
          <w:numId w:val="24"/>
        </w:numPr>
        <w:spacing w:after="200" w:line="276" w:lineRule="auto"/>
        <w:rPr>
          <w:rFonts w:ascii="Times New Roman" w:hAnsi="Times New Roman" w:cs="Times New Roman"/>
          <w:color w:val="000000"/>
          <w:sz w:val="24"/>
          <w:szCs w:val="24"/>
        </w:rPr>
      </w:pPr>
      <w:proofErr w:type="spellStart"/>
      <w:r w:rsidRPr="005A7FE3">
        <w:rPr>
          <w:rFonts w:ascii="Times New Roman" w:hAnsi="Times New Roman" w:cs="Times New Roman"/>
          <w:color w:val="000000"/>
          <w:sz w:val="24"/>
          <w:szCs w:val="24"/>
        </w:rPr>
        <w:t>Vdd</w:t>
      </w:r>
      <w:proofErr w:type="spellEnd"/>
    </w:p>
    <w:p w:rsidR="005A7FE3" w:rsidRPr="005A7FE3" w:rsidRDefault="005A7FE3" w:rsidP="005A7FE3">
      <w:pPr>
        <w:numPr>
          <w:ilvl w:val="0"/>
          <w:numId w:val="24"/>
        </w:numPr>
        <w:spacing w:after="200" w:line="276" w:lineRule="auto"/>
        <w:rPr>
          <w:rFonts w:ascii="Times New Roman" w:hAnsi="Times New Roman" w:cs="Times New Roman"/>
          <w:color w:val="000000"/>
          <w:sz w:val="24"/>
          <w:szCs w:val="24"/>
        </w:rPr>
      </w:pPr>
      <w:proofErr w:type="spellStart"/>
      <w:r w:rsidRPr="005A7FE3">
        <w:rPr>
          <w:rFonts w:ascii="Times New Roman" w:hAnsi="Times New Roman" w:cs="Times New Roman"/>
          <w:color w:val="000000"/>
          <w:sz w:val="24"/>
          <w:szCs w:val="24"/>
        </w:rPr>
        <w:t>Vss</w:t>
      </w:r>
      <w:proofErr w:type="spellEnd"/>
    </w:p>
    <w:p w:rsidR="005A7FE3" w:rsidRPr="005A7FE3" w:rsidRDefault="005A7FE3" w:rsidP="005A7FE3">
      <w:pPr>
        <w:numPr>
          <w:ilvl w:val="0"/>
          <w:numId w:val="24"/>
        </w:numPr>
        <w:spacing w:after="200" w:line="276" w:lineRule="auto"/>
        <w:rPr>
          <w:rFonts w:ascii="Times New Roman" w:hAnsi="Times New Roman" w:cs="Times New Roman"/>
          <w:color w:val="000000"/>
          <w:sz w:val="24"/>
          <w:szCs w:val="24"/>
        </w:rPr>
      </w:pPr>
      <w:proofErr w:type="spellStart"/>
      <w:r w:rsidRPr="005A7FE3">
        <w:rPr>
          <w:rFonts w:ascii="Times New Roman" w:hAnsi="Times New Roman" w:cs="Times New Roman"/>
          <w:color w:val="000000"/>
          <w:sz w:val="24"/>
          <w:szCs w:val="24"/>
        </w:rPr>
        <w:t>Antena</w:t>
      </w:r>
      <w:proofErr w:type="spellEnd"/>
    </w:p>
    <w:p w:rsidR="005A7FE3" w:rsidRPr="005A7FE3" w:rsidRDefault="005A7FE3" w:rsidP="005A7FE3">
      <w:pPr>
        <w:pStyle w:val="testo"/>
        <w:spacing w:line="276" w:lineRule="auto"/>
        <w:rPr>
          <w:b/>
          <w:bCs/>
          <w:iCs/>
        </w:rPr>
      </w:pPr>
      <w:r w:rsidRPr="005A7FE3">
        <w:rPr>
          <w:b/>
          <w:bCs/>
          <w:iCs/>
        </w:rPr>
        <w:t>Encoder HT 12E</w:t>
      </w:r>
    </w:p>
    <w:p w:rsidR="005A7FE3" w:rsidRPr="005A7FE3" w:rsidRDefault="005A7FE3" w:rsidP="005A7FE3">
      <w:pPr>
        <w:autoSpaceDE w:val="0"/>
        <w:autoSpaceDN w:val="0"/>
        <w:adjustRightInd w:val="0"/>
        <w:rPr>
          <w:rFonts w:ascii="Times New Roman" w:hAnsi="Times New Roman" w:cs="Times New Roman"/>
          <w:b/>
          <w:bCs/>
          <w:sz w:val="24"/>
          <w:szCs w:val="24"/>
        </w:rPr>
      </w:pPr>
      <w:r w:rsidRPr="005A7FE3">
        <w:rPr>
          <w:rFonts w:ascii="Times New Roman" w:hAnsi="Times New Roman" w:cs="Times New Roman"/>
          <w:b/>
          <w:bCs/>
          <w:sz w:val="24"/>
          <w:szCs w:val="24"/>
        </w:rPr>
        <w:t>General Description</w:t>
      </w:r>
    </w:p>
    <w:p w:rsidR="005A7FE3" w:rsidRPr="005A7FE3" w:rsidRDefault="005A7FE3" w:rsidP="005A7FE3">
      <w:pPr>
        <w:pStyle w:val="testo"/>
        <w:spacing w:line="360" w:lineRule="auto"/>
        <w:jc w:val="both"/>
        <w:rPr>
          <w:b/>
          <w:color w:val="000000"/>
          <w:u w:val="single"/>
        </w:rPr>
      </w:pPr>
      <w:r w:rsidRPr="005A7FE3">
        <w:t>Encoders are a series of CMOS LSIs for remote control system applications. They are capable of encoding 18 bits of information which consists of N address bits and 18</w:t>
      </w:r>
      <w:r w:rsidRPr="005A7FE3">
        <w:rPr>
          <w:rFonts w:eastAsia="SymbolMT"/>
        </w:rPr>
        <w:t>_</w:t>
      </w:r>
      <w:r w:rsidRPr="005A7FE3">
        <w:t xml:space="preserve">N data bits. Encoders offer flexible combinations of programmable address/data to meet various application needs. The programmable address/ data </w:t>
      </w:r>
      <w:proofErr w:type="gramStart"/>
      <w:r w:rsidRPr="005A7FE3">
        <w:t>is</w:t>
      </w:r>
      <w:proofErr w:type="gramEnd"/>
      <w:r w:rsidRPr="005A7FE3">
        <w:t xml:space="preserve"> transmitted together with the header bits via an RF or an infrared transmission medium upon receipt of a trigger signal. </w:t>
      </w:r>
    </w:p>
    <w:p w:rsidR="005A7FE3" w:rsidRPr="005A7FE3" w:rsidRDefault="005A7FE3" w:rsidP="005A7FE3">
      <w:pPr>
        <w:pStyle w:val="testo"/>
        <w:spacing w:line="276" w:lineRule="auto"/>
        <w:rPr>
          <w:b/>
          <w:bCs/>
        </w:rPr>
      </w:pPr>
      <w:r w:rsidRPr="005A7FE3">
        <w:rPr>
          <w:b/>
          <w:bCs/>
        </w:rPr>
        <w:t>Pin Assignment:</w:t>
      </w:r>
    </w:p>
    <w:p w:rsidR="005A7FE3" w:rsidRPr="005A7FE3" w:rsidRDefault="005A7FE3" w:rsidP="005A7FE3">
      <w:pPr>
        <w:pStyle w:val="testo"/>
        <w:spacing w:line="276" w:lineRule="auto"/>
        <w:jc w:val="center"/>
        <w:rPr>
          <w:b/>
          <w:color w:val="000000"/>
          <w:u w:val="single"/>
        </w:rPr>
      </w:pPr>
      <w:r w:rsidRPr="005A7FE3">
        <w:rPr>
          <w:b/>
          <w:noProof/>
          <w:color w:val="000000"/>
          <w:u w:val="single"/>
        </w:rPr>
        <w:drawing>
          <wp:inline distT="0" distB="0" distL="0" distR="0">
            <wp:extent cx="3733800" cy="2495550"/>
            <wp:effectExtent l="19050" t="0" r="0" b="0"/>
            <wp:docPr id="62" name="Picture 1" descr="HT12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12E"/>
                    <pic:cNvPicPr>
                      <a:picLocks noChangeAspect="1" noChangeArrowheads="1"/>
                    </pic:cNvPicPr>
                  </pic:nvPicPr>
                  <pic:blipFill>
                    <a:blip r:embed="rId87"/>
                    <a:srcRect/>
                    <a:stretch>
                      <a:fillRect/>
                    </a:stretch>
                  </pic:blipFill>
                  <pic:spPr bwMode="auto">
                    <a:xfrm>
                      <a:off x="0" y="0"/>
                      <a:ext cx="3733800" cy="2495550"/>
                    </a:xfrm>
                    <a:prstGeom prst="rect">
                      <a:avLst/>
                    </a:prstGeom>
                    <a:noFill/>
                    <a:ln w="9525">
                      <a:noFill/>
                      <a:miter lim="800000"/>
                      <a:headEnd/>
                      <a:tailEnd/>
                    </a:ln>
                  </pic:spPr>
                </pic:pic>
              </a:graphicData>
            </a:graphic>
          </wp:inline>
        </w:drawing>
      </w:r>
    </w:p>
    <w:p w:rsidR="005A7FE3" w:rsidRPr="005A7FE3" w:rsidRDefault="005A7FE3" w:rsidP="005A7FE3">
      <w:pPr>
        <w:pStyle w:val="testo"/>
        <w:spacing w:line="276" w:lineRule="auto"/>
        <w:jc w:val="right"/>
        <w:rPr>
          <w:b/>
          <w:color w:val="000000"/>
          <w:u w:val="single"/>
        </w:rPr>
      </w:pPr>
    </w:p>
    <w:p w:rsidR="005A7FE3" w:rsidRPr="005A7FE3" w:rsidRDefault="005A7FE3" w:rsidP="005A7FE3">
      <w:pPr>
        <w:autoSpaceDE w:val="0"/>
        <w:autoSpaceDN w:val="0"/>
        <w:adjustRightInd w:val="0"/>
        <w:rPr>
          <w:rFonts w:ascii="Times New Roman" w:hAnsi="Times New Roman" w:cs="Times New Roman"/>
          <w:b/>
          <w:bCs/>
          <w:sz w:val="24"/>
          <w:szCs w:val="24"/>
        </w:rPr>
      </w:pPr>
      <w:r w:rsidRPr="005A7FE3">
        <w:rPr>
          <w:rFonts w:ascii="Times New Roman" w:hAnsi="Times New Roman" w:cs="Times New Roman"/>
          <w:b/>
          <w:bCs/>
          <w:sz w:val="24"/>
          <w:szCs w:val="24"/>
        </w:rPr>
        <w:lastRenderedPageBreak/>
        <w:t>Features</w:t>
      </w:r>
    </w:p>
    <w:p w:rsidR="005A7FE3" w:rsidRPr="005A7FE3" w:rsidRDefault="005A7FE3" w:rsidP="005A7FE3">
      <w:pPr>
        <w:pStyle w:val="ListParagraph"/>
        <w:numPr>
          <w:ilvl w:val="0"/>
          <w:numId w:val="26"/>
        </w:numPr>
        <w:autoSpaceDE w:val="0"/>
        <w:autoSpaceDN w:val="0"/>
        <w:adjustRightInd w:val="0"/>
        <w:spacing w:line="360" w:lineRule="auto"/>
        <w:rPr>
          <w:rFonts w:ascii="Times New Roman" w:hAnsi="Times New Roman"/>
          <w:sz w:val="24"/>
          <w:szCs w:val="24"/>
        </w:rPr>
      </w:pPr>
      <w:r w:rsidRPr="005A7FE3">
        <w:rPr>
          <w:rFonts w:ascii="Times New Roman" w:hAnsi="Times New Roman"/>
          <w:sz w:val="24"/>
          <w:szCs w:val="24"/>
        </w:rPr>
        <w:t>Operating voltage: 2.4V~12V</w:t>
      </w:r>
    </w:p>
    <w:p w:rsidR="005A7FE3" w:rsidRPr="005A7FE3" w:rsidRDefault="005A7FE3" w:rsidP="005A7FE3">
      <w:pPr>
        <w:pStyle w:val="ListParagraph"/>
        <w:numPr>
          <w:ilvl w:val="0"/>
          <w:numId w:val="26"/>
        </w:numPr>
        <w:autoSpaceDE w:val="0"/>
        <w:autoSpaceDN w:val="0"/>
        <w:adjustRightInd w:val="0"/>
        <w:spacing w:line="360" w:lineRule="auto"/>
        <w:rPr>
          <w:rFonts w:ascii="Times New Roman" w:hAnsi="Times New Roman"/>
          <w:sz w:val="24"/>
          <w:szCs w:val="24"/>
        </w:rPr>
      </w:pPr>
      <w:r w:rsidRPr="005A7FE3">
        <w:rPr>
          <w:rFonts w:ascii="Times New Roman" w:hAnsi="Times New Roman"/>
          <w:sz w:val="24"/>
          <w:szCs w:val="24"/>
        </w:rPr>
        <w:t>Low power and high noise immunity CMOS technology</w:t>
      </w:r>
    </w:p>
    <w:p w:rsidR="005A7FE3" w:rsidRPr="005A7FE3" w:rsidRDefault="005A7FE3" w:rsidP="005A7FE3">
      <w:pPr>
        <w:pStyle w:val="ListParagraph"/>
        <w:numPr>
          <w:ilvl w:val="0"/>
          <w:numId w:val="26"/>
        </w:numPr>
        <w:autoSpaceDE w:val="0"/>
        <w:autoSpaceDN w:val="0"/>
        <w:adjustRightInd w:val="0"/>
        <w:spacing w:line="360" w:lineRule="auto"/>
        <w:rPr>
          <w:rFonts w:ascii="Times New Roman" w:hAnsi="Times New Roman"/>
          <w:sz w:val="24"/>
          <w:szCs w:val="24"/>
        </w:rPr>
      </w:pPr>
      <w:r w:rsidRPr="005A7FE3">
        <w:rPr>
          <w:rFonts w:ascii="Times New Roman" w:eastAsia="SymbolMT" w:hAnsi="Times New Roman"/>
          <w:sz w:val="24"/>
          <w:szCs w:val="24"/>
        </w:rPr>
        <w:t xml:space="preserve"> </w:t>
      </w:r>
      <w:r w:rsidRPr="005A7FE3">
        <w:rPr>
          <w:rFonts w:ascii="Times New Roman" w:hAnsi="Times New Roman"/>
          <w:sz w:val="24"/>
          <w:szCs w:val="24"/>
        </w:rPr>
        <w:t>Low standby current</w:t>
      </w:r>
    </w:p>
    <w:p w:rsidR="005A7FE3" w:rsidRPr="005A7FE3" w:rsidRDefault="005A7FE3" w:rsidP="005A7FE3">
      <w:pPr>
        <w:pStyle w:val="ListParagraph"/>
        <w:numPr>
          <w:ilvl w:val="0"/>
          <w:numId w:val="26"/>
        </w:numPr>
        <w:autoSpaceDE w:val="0"/>
        <w:autoSpaceDN w:val="0"/>
        <w:adjustRightInd w:val="0"/>
        <w:spacing w:line="360" w:lineRule="auto"/>
        <w:rPr>
          <w:rFonts w:ascii="Times New Roman" w:hAnsi="Times New Roman"/>
          <w:sz w:val="24"/>
          <w:szCs w:val="24"/>
        </w:rPr>
      </w:pPr>
      <w:r w:rsidRPr="005A7FE3">
        <w:rPr>
          <w:rFonts w:ascii="Times New Roman" w:eastAsia="SymbolMT" w:hAnsi="Times New Roman"/>
          <w:sz w:val="24"/>
          <w:szCs w:val="24"/>
        </w:rPr>
        <w:t xml:space="preserve"> </w:t>
      </w:r>
      <w:r w:rsidRPr="005A7FE3">
        <w:rPr>
          <w:rFonts w:ascii="Times New Roman" w:hAnsi="Times New Roman"/>
          <w:sz w:val="24"/>
          <w:szCs w:val="24"/>
        </w:rPr>
        <w:t>Three words transmission</w:t>
      </w:r>
    </w:p>
    <w:p w:rsidR="005A7FE3" w:rsidRPr="005A7FE3" w:rsidRDefault="005A7FE3" w:rsidP="005A7FE3">
      <w:pPr>
        <w:pStyle w:val="ListParagraph"/>
        <w:numPr>
          <w:ilvl w:val="0"/>
          <w:numId w:val="26"/>
        </w:numPr>
        <w:autoSpaceDE w:val="0"/>
        <w:autoSpaceDN w:val="0"/>
        <w:adjustRightInd w:val="0"/>
        <w:spacing w:line="360" w:lineRule="auto"/>
        <w:rPr>
          <w:rFonts w:ascii="Times New Roman" w:hAnsi="Times New Roman"/>
          <w:sz w:val="24"/>
          <w:szCs w:val="24"/>
        </w:rPr>
      </w:pPr>
      <w:r w:rsidRPr="005A7FE3">
        <w:rPr>
          <w:rFonts w:ascii="Times New Roman" w:eastAsia="SymbolMT" w:hAnsi="Times New Roman"/>
          <w:sz w:val="24"/>
          <w:szCs w:val="24"/>
        </w:rPr>
        <w:t xml:space="preserve"> </w:t>
      </w:r>
      <w:r w:rsidRPr="005A7FE3">
        <w:rPr>
          <w:rFonts w:ascii="Times New Roman" w:hAnsi="Times New Roman"/>
          <w:sz w:val="24"/>
          <w:szCs w:val="24"/>
        </w:rPr>
        <w:t>Built-in oscillator needs only 5% resistor</w:t>
      </w:r>
    </w:p>
    <w:p w:rsidR="005A7FE3" w:rsidRPr="005A7FE3" w:rsidRDefault="005A7FE3" w:rsidP="005A7FE3">
      <w:pPr>
        <w:pStyle w:val="ListParagraph"/>
        <w:numPr>
          <w:ilvl w:val="0"/>
          <w:numId w:val="26"/>
        </w:numPr>
        <w:autoSpaceDE w:val="0"/>
        <w:autoSpaceDN w:val="0"/>
        <w:adjustRightInd w:val="0"/>
        <w:spacing w:line="360" w:lineRule="auto"/>
        <w:rPr>
          <w:rFonts w:ascii="Times New Roman" w:hAnsi="Times New Roman"/>
          <w:sz w:val="24"/>
          <w:szCs w:val="24"/>
        </w:rPr>
      </w:pPr>
      <w:r w:rsidRPr="005A7FE3">
        <w:rPr>
          <w:rFonts w:ascii="Times New Roman" w:eastAsia="SymbolMT" w:hAnsi="Times New Roman"/>
          <w:sz w:val="24"/>
          <w:szCs w:val="24"/>
        </w:rPr>
        <w:t xml:space="preserve"> </w:t>
      </w:r>
      <w:r w:rsidRPr="005A7FE3">
        <w:rPr>
          <w:rFonts w:ascii="Times New Roman" w:hAnsi="Times New Roman"/>
          <w:sz w:val="24"/>
          <w:szCs w:val="24"/>
        </w:rPr>
        <w:t>Easy interface with an RF or infrared transmission media</w:t>
      </w:r>
    </w:p>
    <w:p w:rsidR="005A7FE3" w:rsidRPr="005A7FE3" w:rsidRDefault="005A7FE3" w:rsidP="005A7FE3">
      <w:pPr>
        <w:pStyle w:val="ListParagraph"/>
        <w:numPr>
          <w:ilvl w:val="0"/>
          <w:numId w:val="26"/>
        </w:numPr>
        <w:autoSpaceDE w:val="0"/>
        <w:autoSpaceDN w:val="0"/>
        <w:adjustRightInd w:val="0"/>
        <w:spacing w:line="360" w:lineRule="auto"/>
        <w:rPr>
          <w:rFonts w:ascii="Times New Roman" w:hAnsi="Times New Roman"/>
          <w:sz w:val="24"/>
          <w:szCs w:val="24"/>
        </w:rPr>
      </w:pPr>
      <w:r w:rsidRPr="005A7FE3">
        <w:rPr>
          <w:rFonts w:ascii="Times New Roman" w:eastAsia="SymbolMT" w:hAnsi="Times New Roman"/>
          <w:sz w:val="24"/>
          <w:szCs w:val="24"/>
        </w:rPr>
        <w:t xml:space="preserve"> </w:t>
      </w:r>
      <w:r w:rsidRPr="005A7FE3">
        <w:rPr>
          <w:rFonts w:ascii="Times New Roman" w:hAnsi="Times New Roman"/>
          <w:sz w:val="24"/>
          <w:szCs w:val="24"/>
        </w:rPr>
        <w:t>Minimal external components</w:t>
      </w:r>
    </w:p>
    <w:p w:rsidR="005A7FE3" w:rsidRPr="005A7FE3" w:rsidRDefault="005A7FE3" w:rsidP="005A7FE3">
      <w:pPr>
        <w:autoSpaceDE w:val="0"/>
        <w:autoSpaceDN w:val="0"/>
        <w:adjustRightInd w:val="0"/>
        <w:rPr>
          <w:rFonts w:ascii="Times New Roman" w:hAnsi="Times New Roman" w:cs="Times New Roman"/>
          <w:b/>
          <w:bCs/>
          <w:sz w:val="24"/>
          <w:szCs w:val="24"/>
        </w:rPr>
      </w:pPr>
      <w:r w:rsidRPr="005A7FE3">
        <w:rPr>
          <w:rFonts w:ascii="Times New Roman" w:hAnsi="Times New Roman" w:cs="Times New Roman"/>
          <w:b/>
          <w:bCs/>
          <w:sz w:val="24"/>
          <w:szCs w:val="24"/>
        </w:rPr>
        <w:t>Applications</w:t>
      </w:r>
    </w:p>
    <w:p w:rsidR="005A7FE3" w:rsidRPr="005A7FE3" w:rsidRDefault="005A7FE3" w:rsidP="005A7FE3">
      <w:pPr>
        <w:pStyle w:val="ListParagraph"/>
        <w:numPr>
          <w:ilvl w:val="0"/>
          <w:numId w:val="27"/>
        </w:numPr>
        <w:autoSpaceDE w:val="0"/>
        <w:autoSpaceDN w:val="0"/>
        <w:adjustRightInd w:val="0"/>
        <w:spacing w:line="360" w:lineRule="auto"/>
        <w:rPr>
          <w:rFonts w:ascii="Times New Roman" w:hAnsi="Times New Roman"/>
          <w:sz w:val="24"/>
          <w:szCs w:val="24"/>
        </w:rPr>
      </w:pPr>
      <w:r w:rsidRPr="005A7FE3">
        <w:rPr>
          <w:rFonts w:ascii="Times New Roman" w:hAnsi="Times New Roman"/>
          <w:sz w:val="24"/>
          <w:szCs w:val="24"/>
        </w:rPr>
        <w:t>Burglar alarm system</w:t>
      </w:r>
    </w:p>
    <w:p w:rsidR="005A7FE3" w:rsidRPr="005A7FE3" w:rsidRDefault="005A7FE3" w:rsidP="005A7FE3">
      <w:pPr>
        <w:pStyle w:val="ListParagraph"/>
        <w:numPr>
          <w:ilvl w:val="0"/>
          <w:numId w:val="27"/>
        </w:numPr>
        <w:autoSpaceDE w:val="0"/>
        <w:autoSpaceDN w:val="0"/>
        <w:adjustRightInd w:val="0"/>
        <w:spacing w:line="360" w:lineRule="auto"/>
        <w:rPr>
          <w:rFonts w:ascii="Times New Roman" w:hAnsi="Times New Roman"/>
          <w:sz w:val="24"/>
          <w:szCs w:val="24"/>
        </w:rPr>
      </w:pPr>
      <w:r w:rsidRPr="005A7FE3">
        <w:rPr>
          <w:rFonts w:ascii="Times New Roman" w:hAnsi="Times New Roman"/>
          <w:sz w:val="24"/>
          <w:szCs w:val="24"/>
        </w:rPr>
        <w:t>Smoke and fire alarm system</w:t>
      </w:r>
    </w:p>
    <w:p w:rsidR="005A7FE3" w:rsidRPr="005A7FE3" w:rsidRDefault="005A7FE3" w:rsidP="005A7FE3">
      <w:pPr>
        <w:pStyle w:val="ListParagraph"/>
        <w:numPr>
          <w:ilvl w:val="0"/>
          <w:numId w:val="27"/>
        </w:numPr>
        <w:autoSpaceDE w:val="0"/>
        <w:autoSpaceDN w:val="0"/>
        <w:adjustRightInd w:val="0"/>
        <w:spacing w:line="360" w:lineRule="auto"/>
        <w:rPr>
          <w:rFonts w:ascii="Times New Roman" w:hAnsi="Times New Roman"/>
          <w:sz w:val="24"/>
          <w:szCs w:val="24"/>
        </w:rPr>
      </w:pPr>
      <w:r w:rsidRPr="005A7FE3">
        <w:rPr>
          <w:rFonts w:ascii="Times New Roman" w:eastAsia="SymbolMT" w:hAnsi="Times New Roman"/>
          <w:sz w:val="24"/>
          <w:szCs w:val="24"/>
        </w:rPr>
        <w:t xml:space="preserve"> </w:t>
      </w:r>
      <w:r w:rsidRPr="005A7FE3">
        <w:rPr>
          <w:rFonts w:ascii="Times New Roman" w:hAnsi="Times New Roman"/>
          <w:sz w:val="24"/>
          <w:szCs w:val="24"/>
        </w:rPr>
        <w:t>Garage door controllers</w:t>
      </w:r>
    </w:p>
    <w:p w:rsidR="005A7FE3" w:rsidRPr="005A7FE3" w:rsidRDefault="005A7FE3" w:rsidP="005A7FE3">
      <w:pPr>
        <w:pStyle w:val="ListParagraph"/>
        <w:numPr>
          <w:ilvl w:val="0"/>
          <w:numId w:val="27"/>
        </w:numPr>
        <w:autoSpaceDE w:val="0"/>
        <w:autoSpaceDN w:val="0"/>
        <w:adjustRightInd w:val="0"/>
        <w:spacing w:line="360" w:lineRule="auto"/>
        <w:rPr>
          <w:rFonts w:ascii="Times New Roman" w:hAnsi="Times New Roman"/>
          <w:sz w:val="24"/>
          <w:szCs w:val="24"/>
        </w:rPr>
      </w:pPr>
      <w:r w:rsidRPr="005A7FE3">
        <w:rPr>
          <w:rFonts w:ascii="Times New Roman" w:eastAsia="SymbolMT" w:hAnsi="Times New Roman"/>
          <w:sz w:val="24"/>
          <w:szCs w:val="24"/>
        </w:rPr>
        <w:t xml:space="preserve"> </w:t>
      </w:r>
      <w:r w:rsidRPr="005A7FE3">
        <w:rPr>
          <w:rFonts w:ascii="Times New Roman" w:hAnsi="Times New Roman"/>
          <w:sz w:val="24"/>
          <w:szCs w:val="24"/>
        </w:rPr>
        <w:t>Car door controllers</w:t>
      </w:r>
    </w:p>
    <w:p w:rsidR="005A7FE3" w:rsidRPr="005A7FE3" w:rsidRDefault="005A7FE3" w:rsidP="005A7FE3">
      <w:pPr>
        <w:pStyle w:val="ListParagraph"/>
        <w:numPr>
          <w:ilvl w:val="0"/>
          <w:numId w:val="27"/>
        </w:numPr>
        <w:autoSpaceDE w:val="0"/>
        <w:autoSpaceDN w:val="0"/>
        <w:adjustRightInd w:val="0"/>
        <w:spacing w:line="360" w:lineRule="auto"/>
        <w:rPr>
          <w:rFonts w:ascii="Times New Roman" w:hAnsi="Times New Roman"/>
          <w:sz w:val="24"/>
          <w:szCs w:val="24"/>
        </w:rPr>
      </w:pPr>
      <w:r w:rsidRPr="005A7FE3">
        <w:rPr>
          <w:rFonts w:ascii="Times New Roman" w:eastAsia="SymbolMT" w:hAnsi="Times New Roman"/>
          <w:sz w:val="24"/>
          <w:szCs w:val="24"/>
        </w:rPr>
        <w:t xml:space="preserve"> </w:t>
      </w:r>
      <w:r w:rsidRPr="005A7FE3">
        <w:rPr>
          <w:rFonts w:ascii="Times New Roman" w:hAnsi="Times New Roman"/>
          <w:sz w:val="24"/>
          <w:szCs w:val="24"/>
        </w:rPr>
        <w:t>Car alarm system</w:t>
      </w:r>
    </w:p>
    <w:p w:rsidR="005A7FE3" w:rsidRPr="005A7FE3" w:rsidRDefault="005A7FE3" w:rsidP="005A7FE3">
      <w:pPr>
        <w:pStyle w:val="ListParagraph"/>
        <w:numPr>
          <w:ilvl w:val="0"/>
          <w:numId w:val="27"/>
        </w:numPr>
        <w:autoSpaceDE w:val="0"/>
        <w:autoSpaceDN w:val="0"/>
        <w:adjustRightInd w:val="0"/>
        <w:spacing w:line="360" w:lineRule="auto"/>
        <w:rPr>
          <w:rFonts w:ascii="Times New Roman" w:hAnsi="Times New Roman"/>
          <w:sz w:val="24"/>
          <w:szCs w:val="24"/>
        </w:rPr>
      </w:pPr>
      <w:r w:rsidRPr="005A7FE3">
        <w:rPr>
          <w:rFonts w:ascii="Times New Roman" w:eastAsia="SymbolMT" w:hAnsi="Times New Roman"/>
          <w:sz w:val="24"/>
          <w:szCs w:val="24"/>
        </w:rPr>
        <w:t xml:space="preserve"> </w:t>
      </w:r>
      <w:r w:rsidRPr="005A7FE3">
        <w:rPr>
          <w:rFonts w:ascii="Times New Roman" w:hAnsi="Times New Roman"/>
          <w:sz w:val="24"/>
          <w:szCs w:val="24"/>
        </w:rPr>
        <w:t>Security system</w:t>
      </w:r>
    </w:p>
    <w:p w:rsidR="005A7FE3" w:rsidRPr="005A7FE3" w:rsidRDefault="005A7FE3" w:rsidP="005A7FE3">
      <w:pPr>
        <w:pStyle w:val="ListParagraph"/>
        <w:numPr>
          <w:ilvl w:val="0"/>
          <w:numId w:val="27"/>
        </w:numPr>
        <w:autoSpaceDE w:val="0"/>
        <w:autoSpaceDN w:val="0"/>
        <w:adjustRightInd w:val="0"/>
        <w:spacing w:line="360" w:lineRule="auto"/>
        <w:rPr>
          <w:rFonts w:ascii="Times New Roman" w:hAnsi="Times New Roman"/>
          <w:sz w:val="24"/>
          <w:szCs w:val="24"/>
        </w:rPr>
      </w:pPr>
      <w:r w:rsidRPr="005A7FE3">
        <w:rPr>
          <w:rFonts w:ascii="Times New Roman" w:eastAsia="SymbolMT" w:hAnsi="Times New Roman"/>
          <w:sz w:val="24"/>
          <w:szCs w:val="24"/>
        </w:rPr>
        <w:t xml:space="preserve"> </w:t>
      </w:r>
      <w:r w:rsidRPr="005A7FE3">
        <w:rPr>
          <w:rFonts w:ascii="Times New Roman" w:hAnsi="Times New Roman"/>
          <w:sz w:val="24"/>
          <w:szCs w:val="24"/>
        </w:rPr>
        <w:t>Cordless telephones</w:t>
      </w:r>
    </w:p>
    <w:p w:rsidR="005A7FE3" w:rsidRPr="005A7FE3" w:rsidRDefault="005A7FE3" w:rsidP="005A7FE3">
      <w:pPr>
        <w:pStyle w:val="ListParagraph"/>
        <w:numPr>
          <w:ilvl w:val="0"/>
          <w:numId w:val="27"/>
        </w:numPr>
        <w:autoSpaceDE w:val="0"/>
        <w:autoSpaceDN w:val="0"/>
        <w:adjustRightInd w:val="0"/>
        <w:spacing w:line="360" w:lineRule="auto"/>
        <w:rPr>
          <w:rFonts w:ascii="Times New Roman" w:hAnsi="Times New Roman"/>
          <w:sz w:val="24"/>
          <w:szCs w:val="24"/>
        </w:rPr>
      </w:pPr>
      <w:r w:rsidRPr="005A7FE3">
        <w:rPr>
          <w:rFonts w:ascii="Times New Roman" w:eastAsia="SymbolMT" w:hAnsi="Times New Roman"/>
          <w:sz w:val="24"/>
          <w:szCs w:val="24"/>
        </w:rPr>
        <w:t xml:space="preserve"> </w:t>
      </w:r>
      <w:r w:rsidRPr="005A7FE3">
        <w:rPr>
          <w:rFonts w:ascii="Times New Roman" w:hAnsi="Times New Roman"/>
          <w:sz w:val="24"/>
          <w:szCs w:val="24"/>
        </w:rPr>
        <w:t>Other remote control systems</w:t>
      </w:r>
    </w:p>
    <w:p w:rsidR="005A7FE3" w:rsidRPr="005A7FE3" w:rsidRDefault="005A7FE3" w:rsidP="005A7FE3">
      <w:pPr>
        <w:pStyle w:val="testo"/>
        <w:spacing w:line="276" w:lineRule="auto"/>
        <w:rPr>
          <w:b/>
          <w:color w:val="000000"/>
        </w:rPr>
      </w:pPr>
      <w:r w:rsidRPr="005A7FE3">
        <w:rPr>
          <w:b/>
          <w:color w:val="000000"/>
        </w:rPr>
        <w:t>RF Receiver Module</w:t>
      </w:r>
    </w:p>
    <w:p w:rsidR="005A7FE3" w:rsidRPr="005A7FE3" w:rsidRDefault="005A7FE3" w:rsidP="005A7FE3">
      <w:pPr>
        <w:pStyle w:val="testo"/>
        <w:spacing w:line="276" w:lineRule="auto"/>
        <w:rPr>
          <w:b/>
          <w:color w:val="000000"/>
        </w:rPr>
      </w:pPr>
      <w:r w:rsidRPr="005A7FE3">
        <w:rPr>
          <w:b/>
          <w:color w:val="000000"/>
        </w:rPr>
        <w:t>RF 1 433/315 MHz (SP)</w:t>
      </w:r>
    </w:p>
    <w:p w:rsidR="005A7FE3" w:rsidRPr="005A7FE3" w:rsidRDefault="005A7FE3" w:rsidP="005A7FE3">
      <w:pPr>
        <w:pStyle w:val="testo"/>
        <w:spacing w:line="276" w:lineRule="auto"/>
        <w:rPr>
          <w:b/>
          <w:color w:val="000000"/>
        </w:rPr>
      </w:pPr>
      <w:r w:rsidRPr="005A7FE3">
        <w:rPr>
          <w:b/>
          <w:color w:val="000000"/>
        </w:rPr>
        <w:t>Specifications</w:t>
      </w:r>
    </w:p>
    <w:p w:rsidR="005A7FE3" w:rsidRPr="005A7FE3" w:rsidRDefault="005A7FE3" w:rsidP="005A7FE3">
      <w:pPr>
        <w:pStyle w:val="testo"/>
        <w:spacing w:line="360" w:lineRule="auto"/>
        <w:rPr>
          <w:color w:val="000000"/>
        </w:rPr>
      </w:pPr>
      <w:r w:rsidRPr="005A7FE3">
        <w:rPr>
          <w:color w:val="000000"/>
        </w:rPr>
        <w:t>Voltage</w:t>
      </w:r>
      <w:r w:rsidRPr="005A7FE3">
        <w:rPr>
          <w:color w:val="000000"/>
        </w:rPr>
        <w:tab/>
      </w:r>
      <w:r w:rsidRPr="005A7FE3">
        <w:rPr>
          <w:color w:val="000000"/>
        </w:rPr>
        <w:tab/>
        <w:t>: 5v</w:t>
      </w:r>
    </w:p>
    <w:p w:rsidR="005A7FE3" w:rsidRPr="005A7FE3" w:rsidRDefault="005A7FE3" w:rsidP="005A7FE3">
      <w:pPr>
        <w:pStyle w:val="testo"/>
        <w:spacing w:line="360" w:lineRule="auto"/>
        <w:rPr>
          <w:color w:val="000000"/>
        </w:rPr>
      </w:pPr>
      <w:r w:rsidRPr="005A7FE3">
        <w:rPr>
          <w:color w:val="000000"/>
        </w:rPr>
        <w:t>Frequency</w:t>
      </w:r>
      <w:r w:rsidRPr="005A7FE3">
        <w:rPr>
          <w:color w:val="000000"/>
        </w:rPr>
        <w:tab/>
      </w:r>
      <w:r w:rsidRPr="005A7FE3">
        <w:rPr>
          <w:color w:val="000000"/>
        </w:rPr>
        <w:tab/>
        <w:t>: 315/433 MHz</w:t>
      </w:r>
    </w:p>
    <w:p w:rsidR="005A7FE3" w:rsidRPr="005A7FE3" w:rsidRDefault="005A7FE3" w:rsidP="005A7FE3">
      <w:pPr>
        <w:pStyle w:val="testo"/>
        <w:spacing w:line="360" w:lineRule="auto"/>
        <w:rPr>
          <w:color w:val="000000"/>
        </w:rPr>
      </w:pPr>
      <w:r w:rsidRPr="005A7FE3">
        <w:rPr>
          <w:color w:val="000000"/>
        </w:rPr>
        <w:t>External Antenna</w:t>
      </w:r>
      <w:r w:rsidRPr="005A7FE3">
        <w:rPr>
          <w:color w:val="000000"/>
        </w:rPr>
        <w:tab/>
        <w:t>: 315 MHz</w:t>
      </w:r>
    </w:p>
    <w:p w:rsidR="005A7FE3" w:rsidRPr="005A7FE3" w:rsidRDefault="005A7FE3" w:rsidP="005A7FE3">
      <w:pPr>
        <w:pStyle w:val="testo"/>
        <w:spacing w:line="360" w:lineRule="auto"/>
        <w:rPr>
          <w:color w:val="000000"/>
        </w:rPr>
      </w:pPr>
      <w:r w:rsidRPr="005A7FE3">
        <w:rPr>
          <w:color w:val="000000"/>
        </w:rPr>
        <w:t>Speed</w:t>
      </w:r>
      <w:r w:rsidRPr="005A7FE3">
        <w:rPr>
          <w:color w:val="000000"/>
        </w:rPr>
        <w:tab/>
      </w:r>
      <w:r w:rsidRPr="005A7FE3">
        <w:rPr>
          <w:color w:val="000000"/>
        </w:rPr>
        <w:tab/>
        <w:t xml:space="preserve">            : 4KB/S</w:t>
      </w:r>
    </w:p>
    <w:p w:rsidR="005A7FE3" w:rsidRPr="005A7FE3" w:rsidRDefault="005A7FE3" w:rsidP="005A7FE3">
      <w:pPr>
        <w:pStyle w:val="testo"/>
        <w:spacing w:line="360" w:lineRule="auto"/>
        <w:rPr>
          <w:color w:val="000000"/>
        </w:rPr>
      </w:pPr>
      <w:r w:rsidRPr="005A7FE3">
        <w:rPr>
          <w:color w:val="000000"/>
        </w:rPr>
        <w:t>Current</w:t>
      </w:r>
      <w:r w:rsidRPr="005A7FE3">
        <w:rPr>
          <w:color w:val="000000"/>
        </w:rPr>
        <w:tab/>
      </w:r>
      <w:r w:rsidRPr="005A7FE3">
        <w:rPr>
          <w:color w:val="000000"/>
        </w:rPr>
        <w:tab/>
        <w:t xml:space="preserve">: 0.5-0.8 </w:t>
      </w:r>
      <w:proofErr w:type="spellStart"/>
      <w:r w:rsidRPr="005A7FE3">
        <w:rPr>
          <w:color w:val="000000"/>
        </w:rPr>
        <w:t>mA</w:t>
      </w:r>
      <w:proofErr w:type="spellEnd"/>
    </w:p>
    <w:p w:rsidR="005A7FE3" w:rsidRPr="005A7FE3" w:rsidRDefault="005A7FE3" w:rsidP="005A7FE3">
      <w:pPr>
        <w:pStyle w:val="testo"/>
        <w:spacing w:line="360" w:lineRule="auto"/>
        <w:rPr>
          <w:b/>
          <w:color w:val="000000"/>
        </w:rPr>
      </w:pPr>
      <w:r w:rsidRPr="005A7FE3">
        <w:rPr>
          <w:b/>
          <w:color w:val="000000"/>
        </w:rPr>
        <w:t>PIN OUT</w:t>
      </w:r>
    </w:p>
    <w:p w:rsidR="005A7FE3" w:rsidRPr="005A7FE3" w:rsidRDefault="005A7FE3" w:rsidP="005A7FE3">
      <w:pPr>
        <w:pStyle w:val="testo"/>
        <w:numPr>
          <w:ilvl w:val="0"/>
          <w:numId w:val="25"/>
        </w:numPr>
        <w:spacing w:line="360" w:lineRule="auto"/>
        <w:rPr>
          <w:color w:val="000000"/>
        </w:rPr>
      </w:pPr>
      <w:proofErr w:type="spellStart"/>
      <w:r w:rsidRPr="005A7FE3">
        <w:rPr>
          <w:color w:val="000000"/>
        </w:rPr>
        <w:lastRenderedPageBreak/>
        <w:t>Vdd</w:t>
      </w:r>
      <w:proofErr w:type="spellEnd"/>
      <w:r w:rsidRPr="005A7FE3">
        <w:rPr>
          <w:color w:val="000000"/>
        </w:rPr>
        <w:t xml:space="preserve"> </w:t>
      </w:r>
    </w:p>
    <w:p w:rsidR="005A7FE3" w:rsidRPr="005A7FE3" w:rsidRDefault="005A7FE3" w:rsidP="005A7FE3">
      <w:pPr>
        <w:pStyle w:val="testo"/>
        <w:numPr>
          <w:ilvl w:val="0"/>
          <w:numId w:val="25"/>
        </w:numPr>
        <w:spacing w:line="360" w:lineRule="auto"/>
        <w:rPr>
          <w:color w:val="000000"/>
        </w:rPr>
      </w:pPr>
      <w:r w:rsidRPr="005A7FE3">
        <w:rPr>
          <w:color w:val="000000"/>
        </w:rPr>
        <w:t>Data Out</w:t>
      </w:r>
    </w:p>
    <w:p w:rsidR="005A7FE3" w:rsidRPr="005A7FE3" w:rsidRDefault="005A7FE3" w:rsidP="005A7FE3">
      <w:pPr>
        <w:pStyle w:val="testo"/>
        <w:numPr>
          <w:ilvl w:val="0"/>
          <w:numId w:val="25"/>
        </w:numPr>
        <w:spacing w:line="360" w:lineRule="auto"/>
        <w:rPr>
          <w:color w:val="000000"/>
        </w:rPr>
      </w:pPr>
      <w:proofErr w:type="spellStart"/>
      <w:r w:rsidRPr="005A7FE3">
        <w:rPr>
          <w:color w:val="000000"/>
        </w:rPr>
        <w:t>Vss</w:t>
      </w:r>
      <w:proofErr w:type="spellEnd"/>
    </w:p>
    <w:p w:rsidR="005A7FE3" w:rsidRPr="005A7FE3" w:rsidRDefault="005A7FE3" w:rsidP="005A7FE3">
      <w:pPr>
        <w:pStyle w:val="testo"/>
        <w:numPr>
          <w:ilvl w:val="0"/>
          <w:numId w:val="25"/>
        </w:numPr>
        <w:spacing w:line="360" w:lineRule="auto"/>
        <w:rPr>
          <w:color w:val="000000"/>
        </w:rPr>
      </w:pPr>
      <w:r w:rsidRPr="005A7FE3">
        <w:rPr>
          <w:color w:val="000000"/>
        </w:rPr>
        <w:t xml:space="preserve"> Antenna</w:t>
      </w:r>
    </w:p>
    <w:p w:rsidR="005A7FE3" w:rsidRPr="005A7FE3" w:rsidRDefault="005A7FE3" w:rsidP="005A7FE3">
      <w:pPr>
        <w:pStyle w:val="testo"/>
        <w:spacing w:line="360" w:lineRule="auto"/>
        <w:rPr>
          <w:color w:val="000000"/>
        </w:rPr>
      </w:pPr>
    </w:p>
    <w:p w:rsidR="005A7FE3" w:rsidRPr="005A7FE3" w:rsidRDefault="005A7FE3" w:rsidP="005A7FE3">
      <w:pPr>
        <w:pStyle w:val="testo"/>
        <w:spacing w:line="276" w:lineRule="auto"/>
        <w:rPr>
          <w:color w:val="000000"/>
        </w:rPr>
      </w:pPr>
      <w:r w:rsidRPr="005A7FE3">
        <w:rPr>
          <w:b/>
          <w:bCs/>
        </w:rPr>
        <w:t>Decoders HT 12D</w:t>
      </w:r>
    </w:p>
    <w:p w:rsidR="005A7FE3" w:rsidRPr="005A7FE3" w:rsidRDefault="005A7FE3" w:rsidP="005A7FE3">
      <w:pPr>
        <w:autoSpaceDE w:val="0"/>
        <w:autoSpaceDN w:val="0"/>
        <w:adjustRightInd w:val="0"/>
        <w:jc w:val="both"/>
        <w:rPr>
          <w:rFonts w:ascii="Times New Roman" w:hAnsi="Times New Roman" w:cs="Times New Roman"/>
          <w:b/>
          <w:bCs/>
          <w:sz w:val="24"/>
          <w:szCs w:val="24"/>
        </w:rPr>
      </w:pPr>
      <w:r w:rsidRPr="005A7FE3">
        <w:rPr>
          <w:rFonts w:ascii="Times New Roman" w:hAnsi="Times New Roman" w:cs="Times New Roman"/>
          <w:b/>
          <w:bCs/>
          <w:sz w:val="24"/>
          <w:szCs w:val="24"/>
        </w:rPr>
        <w:t>General Description</w:t>
      </w:r>
    </w:p>
    <w:p w:rsidR="005A7FE3" w:rsidRPr="005A7FE3" w:rsidRDefault="005A7FE3" w:rsidP="005A7FE3">
      <w:pPr>
        <w:autoSpaceDE w:val="0"/>
        <w:autoSpaceDN w:val="0"/>
        <w:adjustRightInd w:val="0"/>
        <w:spacing w:line="360" w:lineRule="auto"/>
        <w:jc w:val="both"/>
        <w:rPr>
          <w:rFonts w:ascii="Times New Roman" w:hAnsi="Times New Roman" w:cs="Times New Roman"/>
          <w:sz w:val="24"/>
          <w:szCs w:val="24"/>
        </w:rPr>
      </w:pPr>
      <w:r w:rsidRPr="005A7FE3">
        <w:rPr>
          <w:rFonts w:ascii="Times New Roman" w:hAnsi="Times New Roman" w:cs="Times New Roman"/>
          <w:sz w:val="24"/>
          <w:szCs w:val="24"/>
        </w:rPr>
        <w:t xml:space="preserve">The decoders are a series of CMOS LSIs for remote control system applications. They are paired with the series of encoders. For proper operation a pair of encoder/decoder pair with the same number of address and data format should be selected (refer to the encoder/decoder cross reference tables). The series of decoders receives serial address and data from that series of encoders that are transmitted by a carrier using an RF or an IR 1transmission medium. It then compares the serial input data twice continuously with its local address. If no errors or unmatched codes are encountered, the input data codes are decoded and then transferred to the output pins. The VT pin also goes high to indicate a valid transmission. The decoders are capable of decoding 18 bits of information that consists of N bits of address and 18–N bits of data. To meet various applications they are arranged to provide a number of data pins whose range is from 0 to 8 and an address pin whose range is from 8 to 18. </w:t>
      </w:r>
    </w:p>
    <w:p w:rsidR="005A7FE3" w:rsidRPr="005A7FE3" w:rsidRDefault="005A7FE3" w:rsidP="005A7FE3">
      <w:pPr>
        <w:pStyle w:val="testo"/>
        <w:spacing w:line="276" w:lineRule="auto"/>
        <w:rPr>
          <w:b/>
          <w:color w:val="000000"/>
          <w:u w:val="single"/>
        </w:rPr>
      </w:pPr>
      <w:r w:rsidRPr="005A7FE3">
        <w:rPr>
          <w:b/>
          <w:color w:val="000000"/>
          <w:u w:val="single"/>
        </w:rPr>
        <w:t>Pin Assignment:</w:t>
      </w:r>
    </w:p>
    <w:p w:rsidR="005A7FE3" w:rsidRPr="005A7FE3" w:rsidRDefault="005A7FE3" w:rsidP="005A7FE3">
      <w:pPr>
        <w:pStyle w:val="testo"/>
        <w:spacing w:line="276" w:lineRule="auto"/>
        <w:rPr>
          <w:b/>
          <w:color w:val="000000"/>
          <w:u w:val="single"/>
        </w:rPr>
      </w:pPr>
      <w:r w:rsidRPr="005A7FE3">
        <w:rPr>
          <w:b/>
          <w:noProof/>
          <w:color w:val="000000"/>
          <w:u w:val="single"/>
        </w:rPr>
        <w:lastRenderedPageBreak/>
        <w:drawing>
          <wp:inline distT="0" distB="0" distL="0" distR="0">
            <wp:extent cx="4438650" cy="3352800"/>
            <wp:effectExtent l="19050" t="0" r="0" b="0"/>
            <wp:docPr id="63" name="Picture 2" descr="HT12D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12D_1"/>
                    <pic:cNvPicPr>
                      <a:picLocks noChangeAspect="1" noChangeArrowheads="1"/>
                    </pic:cNvPicPr>
                  </pic:nvPicPr>
                  <pic:blipFill>
                    <a:blip r:embed="rId88"/>
                    <a:srcRect/>
                    <a:stretch>
                      <a:fillRect/>
                    </a:stretch>
                  </pic:blipFill>
                  <pic:spPr bwMode="auto">
                    <a:xfrm>
                      <a:off x="0" y="0"/>
                      <a:ext cx="4438650" cy="3352800"/>
                    </a:xfrm>
                    <a:prstGeom prst="rect">
                      <a:avLst/>
                    </a:prstGeom>
                    <a:noFill/>
                    <a:ln w="9525">
                      <a:noFill/>
                      <a:miter lim="800000"/>
                      <a:headEnd/>
                      <a:tailEnd/>
                    </a:ln>
                  </pic:spPr>
                </pic:pic>
              </a:graphicData>
            </a:graphic>
          </wp:inline>
        </w:drawing>
      </w:r>
    </w:p>
    <w:p w:rsidR="005A7FE3" w:rsidRPr="005A7FE3" w:rsidRDefault="005A7FE3" w:rsidP="005A7FE3">
      <w:pPr>
        <w:pStyle w:val="testo"/>
        <w:spacing w:line="276" w:lineRule="auto"/>
        <w:jc w:val="right"/>
        <w:rPr>
          <w:b/>
          <w:color w:val="000000"/>
          <w:u w:val="single"/>
        </w:rPr>
      </w:pPr>
    </w:p>
    <w:p w:rsidR="005A7FE3" w:rsidRPr="005A7FE3" w:rsidRDefault="005A7FE3" w:rsidP="005A7FE3">
      <w:pPr>
        <w:pStyle w:val="testo"/>
        <w:spacing w:line="276" w:lineRule="auto"/>
        <w:jc w:val="right"/>
        <w:rPr>
          <w:b/>
          <w:color w:val="000000"/>
          <w:u w:val="single"/>
        </w:rPr>
      </w:pPr>
    </w:p>
    <w:p w:rsidR="005A7FE3" w:rsidRPr="005A7FE3" w:rsidRDefault="005A7FE3" w:rsidP="005A7FE3">
      <w:pPr>
        <w:pStyle w:val="testo"/>
        <w:spacing w:line="276" w:lineRule="auto"/>
        <w:jc w:val="right"/>
        <w:rPr>
          <w:b/>
          <w:color w:val="000000"/>
          <w:u w:val="single"/>
        </w:rPr>
      </w:pPr>
    </w:p>
    <w:p w:rsidR="005A7FE3" w:rsidRPr="005A7FE3" w:rsidRDefault="005A7FE3" w:rsidP="005A7FE3">
      <w:pPr>
        <w:autoSpaceDE w:val="0"/>
        <w:autoSpaceDN w:val="0"/>
        <w:adjustRightInd w:val="0"/>
        <w:spacing w:line="360" w:lineRule="auto"/>
        <w:rPr>
          <w:rFonts w:ascii="Times New Roman" w:hAnsi="Times New Roman" w:cs="Times New Roman"/>
          <w:b/>
          <w:color w:val="000000"/>
          <w:sz w:val="24"/>
          <w:szCs w:val="24"/>
          <w:u w:val="single"/>
        </w:rPr>
      </w:pPr>
    </w:p>
    <w:p w:rsidR="005A7FE3" w:rsidRPr="005A7FE3" w:rsidRDefault="005A7FE3" w:rsidP="005A7FE3">
      <w:pPr>
        <w:autoSpaceDE w:val="0"/>
        <w:autoSpaceDN w:val="0"/>
        <w:adjustRightInd w:val="0"/>
        <w:spacing w:line="360" w:lineRule="auto"/>
        <w:rPr>
          <w:rFonts w:ascii="Times New Roman" w:hAnsi="Times New Roman" w:cs="Times New Roman"/>
          <w:b/>
          <w:bCs/>
          <w:sz w:val="24"/>
          <w:szCs w:val="24"/>
        </w:rPr>
      </w:pPr>
      <w:r w:rsidRPr="005A7FE3">
        <w:rPr>
          <w:rFonts w:ascii="Times New Roman" w:hAnsi="Times New Roman" w:cs="Times New Roman"/>
          <w:b/>
          <w:bCs/>
          <w:sz w:val="24"/>
          <w:szCs w:val="24"/>
        </w:rPr>
        <w:t>Features</w:t>
      </w:r>
    </w:p>
    <w:p w:rsidR="005A7FE3" w:rsidRPr="005A7FE3" w:rsidRDefault="005A7FE3" w:rsidP="005A7FE3">
      <w:pPr>
        <w:autoSpaceDE w:val="0"/>
        <w:autoSpaceDN w:val="0"/>
        <w:adjustRightInd w:val="0"/>
        <w:spacing w:line="360" w:lineRule="auto"/>
        <w:ind w:left="1080"/>
        <w:rPr>
          <w:rFonts w:ascii="Times New Roman" w:hAnsi="Times New Roman" w:cs="Times New Roman"/>
          <w:sz w:val="24"/>
          <w:szCs w:val="24"/>
        </w:rPr>
      </w:pPr>
      <w:r w:rsidRPr="005A7FE3">
        <w:rPr>
          <w:rFonts w:ascii="Times New Roman" w:hAnsi="Times New Roman" w:cs="Times New Roman"/>
          <w:sz w:val="24"/>
          <w:szCs w:val="24"/>
        </w:rPr>
        <w:t>Operating voltage: 2.4V~12V</w:t>
      </w:r>
    </w:p>
    <w:p w:rsidR="005A7FE3" w:rsidRPr="005A7FE3" w:rsidRDefault="005A7FE3" w:rsidP="005A7FE3">
      <w:pPr>
        <w:autoSpaceDE w:val="0"/>
        <w:autoSpaceDN w:val="0"/>
        <w:adjustRightInd w:val="0"/>
        <w:spacing w:line="360" w:lineRule="auto"/>
        <w:ind w:left="1080"/>
        <w:rPr>
          <w:rFonts w:ascii="Times New Roman" w:hAnsi="Times New Roman" w:cs="Times New Roman"/>
          <w:sz w:val="24"/>
          <w:szCs w:val="24"/>
        </w:rPr>
      </w:pPr>
      <w:r w:rsidRPr="005A7FE3">
        <w:rPr>
          <w:rFonts w:ascii="Times New Roman" w:hAnsi="Times New Roman" w:cs="Times New Roman"/>
          <w:sz w:val="24"/>
          <w:szCs w:val="24"/>
        </w:rPr>
        <w:t>Low power and high noise immunity CMOS technology</w:t>
      </w:r>
    </w:p>
    <w:p w:rsidR="005A7FE3" w:rsidRPr="005A7FE3" w:rsidRDefault="005A7FE3" w:rsidP="005A7FE3">
      <w:pPr>
        <w:autoSpaceDE w:val="0"/>
        <w:autoSpaceDN w:val="0"/>
        <w:adjustRightInd w:val="0"/>
        <w:spacing w:line="360" w:lineRule="auto"/>
        <w:ind w:left="1080"/>
        <w:rPr>
          <w:rFonts w:ascii="Times New Roman" w:hAnsi="Times New Roman" w:cs="Times New Roman"/>
          <w:sz w:val="24"/>
          <w:szCs w:val="24"/>
        </w:rPr>
      </w:pPr>
      <w:r w:rsidRPr="005A7FE3">
        <w:rPr>
          <w:rFonts w:ascii="Times New Roman" w:hAnsi="Times New Roman" w:cs="Times New Roman"/>
          <w:sz w:val="24"/>
          <w:szCs w:val="24"/>
        </w:rPr>
        <w:t>Low standby current</w:t>
      </w:r>
    </w:p>
    <w:p w:rsidR="005A7FE3" w:rsidRPr="005A7FE3" w:rsidRDefault="005A7FE3" w:rsidP="005A7FE3">
      <w:pPr>
        <w:autoSpaceDE w:val="0"/>
        <w:autoSpaceDN w:val="0"/>
        <w:adjustRightInd w:val="0"/>
        <w:spacing w:line="360" w:lineRule="auto"/>
        <w:ind w:left="1080"/>
        <w:rPr>
          <w:rFonts w:ascii="Times New Roman" w:hAnsi="Times New Roman" w:cs="Times New Roman"/>
          <w:sz w:val="24"/>
          <w:szCs w:val="24"/>
        </w:rPr>
      </w:pPr>
      <w:r w:rsidRPr="005A7FE3">
        <w:rPr>
          <w:rFonts w:ascii="Times New Roman" w:hAnsi="Times New Roman" w:cs="Times New Roman"/>
          <w:sz w:val="24"/>
          <w:szCs w:val="24"/>
        </w:rPr>
        <w:t>Capable of decoding 18 bits of information</w:t>
      </w:r>
    </w:p>
    <w:p w:rsidR="005A7FE3" w:rsidRPr="005A7FE3" w:rsidRDefault="005A7FE3" w:rsidP="005A7FE3">
      <w:pPr>
        <w:autoSpaceDE w:val="0"/>
        <w:autoSpaceDN w:val="0"/>
        <w:adjustRightInd w:val="0"/>
        <w:spacing w:line="360" w:lineRule="auto"/>
        <w:ind w:left="1080"/>
        <w:rPr>
          <w:rFonts w:ascii="Times New Roman" w:hAnsi="Times New Roman" w:cs="Times New Roman"/>
          <w:sz w:val="24"/>
          <w:szCs w:val="24"/>
        </w:rPr>
      </w:pPr>
      <w:r w:rsidRPr="005A7FE3">
        <w:rPr>
          <w:rFonts w:ascii="Times New Roman" w:hAnsi="Times New Roman" w:cs="Times New Roman"/>
          <w:sz w:val="24"/>
          <w:szCs w:val="24"/>
        </w:rPr>
        <w:t>Pairs with HOLTEK’s 318 series of encoders</w:t>
      </w:r>
    </w:p>
    <w:p w:rsidR="005A7FE3" w:rsidRPr="005A7FE3" w:rsidRDefault="005A7FE3" w:rsidP="005A7FE3">
      <w:pPr>
        <w:autoSpaceDE w:val="0"/>
        <w:autoSpaceDN w:val="0"/>
        <w:adjustRightInd w:val="0"/>
        <w:spacing w:line="360" w:lineRule="auto"/>
        <w:ind w:left="1080"/>
        <w:rPr>
          <w:rFonts w:ascii="Times New Roman" w:hAnsi="Times New Roman" w:cs="Times New Roman"/>
          <w:sz w:val="24"/>
          <w:szCs w:val="24"/>
        </w:rPr>
      </w:pPr>
      <w:r w:rsidRPr="005A7FE3">
        <w:rPr>
          <w:rFonts w:ascii="Times New Roman" w:hAnsi="Times New Roman" w:cs="Times New Roman"/>
          <w:sz w:val="24"/>
          <w:szCs w:val="24"/>
        </w:rPr>
        <w:t>8~18 address pins</w:t>
      </w:r>
    </w:p>
    <w:p w:rsidR="005A7FE3" w:rsidRPr="005A7FE3" w:rsidRDefault="005A7FE3" w:rsidP="005A7FE3">
      <w:pPr>
        <w:autoSpaceDE w:val="0"/>
        <w:autoSpaceDN w:val="0"/>
        <w:adjustRightInd w:val="0"/>
        <w:spacing w:line="360" w:lineRule="auto"/>
        <w:ind w:left="1080"/>
        <w:rPr>
          <w:rFonts w:ascii="Times New Roman" w:hAnsi="Times New Roman" w:cs="Times New Roman"/>
          <w:sz w:val="24"/>
          <w:szCs w:val="24"/>
        </w:rPr>
      </w:pPr>
      <w:r w:rsidRPr="005A7FE3">
        <w:rPr>
          <w:rFonts w:ascii="Times New Roman" w:hAnsi="Times New Roman" w:cs="Times New Roman"/>
          <w:sz w:val="24"/>
          <w:szCs w:val="24"/>
        </w:rPr>
        <w:t>0~8 data pins</w:t>
      </w:r>
    </w:p>
    <w:p w:rsidR="005A7FE3" w:rsidRPr="005A7FE3" w:rsidRDefault="005A7FE3" w:rsidP="005A7FE3">
      <w:pPr>
        <w:autoSpaceDE w:val="0"/>
        <w:autoSpaceDN w:val="0"/>
        <w:adjustRightInd w:val="0"/>
        <w:spacing w:line="360" w:lineRule="auto"/>
        <w:ind w:left="1080"/>
        <w:rPr>
          <w:rFonts w:ascii="Times New Roman" w:hAnsi="Times New Roman" w:cs="Times New Roman"/>
          <w:sz w:val="24"/>
          <w:szCs w:val="24"/>
        </w:rPr>
      </w:pPr>
      <w:r w:rsidRPr="005A7FE3">
        <w:rPr>
          <w:rFonts w:ascii="Times New Roman" w:hAnsi="Times New Roman" w:cs="Times New Roman"/>
          <w:sz w:val="24"/>
          <w:szCs w:val="24"/>
        </w:rPr>
        <w:t>Ternary address setting</w:t>
      </w:r>
    </w:p>
    <w:p w:rsidR="005A7FE3" w:rsidRPr="005A7FE3" w:rsidRDefault="005A7FE3" w:rsidP="005A7FE3">
      <w:pPr>
        <w:autoSpaceDE w:val="0"/>
        <w:autoSpaceDN w:val="0"/>
        <w:adjustRightInd w:val="0"/>
        <w:spacing w:line="360" w:lineRule="auto"/>
        <w:ind w:left="1080"/>
        <w:rPr>
          <w:rFonts w:ascii="Times New Roman" w:hAnsi="Times New Roman" w:cs="Times New Roman"/>
          <w:sz w:val="24"/>
          <w:szCs w:val="24"/>
        </w:rPr>
      </w:pPr>
      <w:r w:rsidRPr="005A7FE3">
        <w:rPr>
          <w:rFonts w:ascii="Times New Roman" w:hAnsi="Times New Roman" w:cs="Times New Roman"/>
          <w:sz w:val="24"/>
          <w:szCs w:val="24"/>
        </w:rPr>
        <w:t>Two times of receiving check</w:t>
      </w:r>
    </w:p>
    <w:p w:rsidR="005A7FE3" w:rsidRPr="005A7FE3" w:rsidRDefault="005A7FE3" w:rsidP="005A7FE3">
      <w:pPr>
        <w:autoSpaceDE w:val="0"/>
        <w:autoSpaceDN w:val="0"/>
        <w:adjustRightInd w:val="0"/>
        <w:spacing w:line="360" w:lineRule="auto"/>
        <w:ind w:left="1080"/>
        <w:rPr>
          <w:rFonts w:ascii="Times New Roman" w:hAnsi="Times New Roman" w:cs="Times New Roman"/>
          <w:sz w:val="24"/>
          <w:szCs w:val="24"/>
        </w:rPr>
      </w:pPr>
      <w:r w:rsidRPr="005A7FE3">
        <w:rPr>
          <w:rFonts w:ascii="Times New Roman" w:hAnsi="Times New Roman" w:cs="Times New Roman"/>
          <w:sz w:val="24"/>
          <w:szCs w:val="24"/>
        </w:rPr>
        <w:lastRenderedPageBreak/>
        <w:t>Built-in oscillator needs only a 5% resistor</w:t>
      </w:r>
    </w:p>
    <w:p w:rsidR="005A7FE3" w:rsidRPr="005A7FE3" w:rsidRDefault="005A7FE3" w:rsidP="005A7FE3">
      <w:pPr>
        <w:autoSpaceDE w:val="0"/>
        <w:autoSpaceDN w:val="0"/>
        <w:adjustRightInd w:val="0"/>
        <w:spacing w:line="360" w:lineRule="auto"/>
        <w:ind w:left="1080"/>
        <w:rPr>
          <w:rFonts w:ascii="Times New Roman" w:hAnsi="Times New Roman" w:cs="Times New Roman"/>
          <w:sz w:val="24"/>
          <w:szCs w:val="24"/>
        </w:rPr>
      </w:pPr>
      <w:r w:rsidRPr="005A7FE3">
        <w:rPr>
          <w:rFonts w:ascii="Times New Roman" w:hAnsi="Times New Roman" w:cs="Times New Roman"/>
          <w:sz w:val="24"/>
          <w:szCs w:val="24"/>
        </w:rPr>
        <w:t>Valid transmission indictor</w:t>
      </w:r>
    </w:p>
    <w:p w:rsidR="005A7FE3" w:rsidRPr="005A7FE3" w:rsidRDefault="005A7FE3" w:rsidP="005A7FE3">
      <w:pPr>
        <w:autoSpaceDE w:val="0"/>
        <w:autoSpaceDN w:val="0"/>
        <w:adjustRightInd w:val="0"/>
        <w:spacing w:line="360" w:lineRule="auto"/>
        <w:ind w:left="1080"/>
        <w:rPr>
          <w:rFonts w:ascii="Times New Roman" w:hAnsi="Times New Roman" w:cs="Times New Roman"/>
          <w:sz w:val="24"/>
          <w:szCs w:val="24"/>
        </w:rPr>
      </w:pPr>
      <w:r w:rsidRPr="005A7FE3">
        <w:rPr>
          <w:rFonts w:ascii="Times New Roman" w:hAnsi="Times New Roman" w:cs="Times New Roman"/>
          <w:sz w:val="24"/>
          <w:szCs w:val="24"/>
        </w:rPr>
        <w:t>Easily interface with an RF or an infrared transmission medium</w:t>
      </w:r>
    </w:p>
    <w:p w:rsidR="005A7FE3" w:rsidRPr="005A7FE3" w:rsidRDefault="005A7FE3" w:rsidP="005A7FE3">
      <w:pPr>
        <w:pStyle w:val="testo"/>
        <w:spacing w:line="360" w:lineRule="auto"/>
        <w:ind w:left="1080"/>
      </w:pPr>
      <w:r w:rsidRPr="005A7FE3">
        <w:t>Minimal external components</w:t>
      </w:r>
    </w:p>
    <w:p w:rsidR="005A7FE3" w:rsidRPr="005A7FE3" w:rsidRDefault="005A7FE3" w:rsidP="005A7FE3">
      <w:pPr>
        <w:autoSpaceDE w:val="0"/>
        <w:autoSpaceDN w:val="0"/>
        <w:adjustRightInd w:val="0"/>
        <w:spacing w:line="360" w:lineRule="auto"/>
        <w:rPr>
          <w:rFonts w:ascii="Times New Roman" w:hAnsi="Times New Roman" w:cs="Times New Roman"/>
          <w:b/>
          <w:bCs/>
          <w:sz w:val="24"/>
          <w:szCs w:val="24"/>
        </w:rPr>
      </w:pPr>
      <w:r w:rsidRPr="005A7FE3">
        <w:rPr>
          <w:rFonts w:ascii="Times New Roman" w:hAnsi="Times New Roman" w:cs="Times New Roman"/>
          <w:b/>
          <w:bCs/>
          <w:sz w:val="24"/>
          <w:szCs w:val="24"/>
        </w:rPr>
        <w:t>Applications</w:t>
      </w:r>
    </w:p>
    <w:p w:rsidR="005A7FE3" w:rsidRPr="005A7FE3" w:rsidRDefault="005A7FE3" w:rsidP="005A7FE3">
      <w:pPr>
        <w:autoSpaceDE w:val="0"/>
        <w:autoSpaceDN w:val="0"/>
        <w:adjustRightInd w:val="0"/>
        <w:spacing w:line="360" w:lineRule="auto"/>
        <w:rPr>
          <w:rFonts w:ascii="Times New Roman" w:hAnsi="Times New Roman" w:cs="Times New Roman"/>
          <w:b/>
          <w:bCs/>
          <w:sz w:val="24"/>
          <w:szCs w:val="24"/>
        </w:rPr>
      </w:pPr>
    </w:p>
    <w:p w:rsidR="005A7FE3" w:rsidRPr="005A7FE3" w:rsidRDefault="005A7FE3" w:rsidP="005A7FE3">
      <w:pPr>
        <w:autoSpaceDE w:val="0"/>
        <w:autoSpaceDN w:val="0"/>
        <w:adjustRightInd w:val="0"/>
        <w:spacing w:line="360" w:lineRule="auto"/>
        <w:ind w:left="1080"/>
        <w:rPr>
          <w:rFonts w:ascii="Times New Roman" w:hAnsi="Times New Roman" w:cs="Times New Roman"/>
          <w:sz w:val="24"/>
          <w:szCs w:val="24"/>
        </w:rPr>
      </w:pPr>
      <w:r w:rsidRPr="005A7FE3">
        <w:rPr>
          <w:rFonts w:ascii="Times New Roman" w:hAnsi="Times New Roman" w:cs="Times New Roman"/>
          <w:sz w:val="24"/>
          <w:szCs w:val="24"/>
        </w:rPr>
        <w:t>Burglar alarm system</w:t>
      </w:r>
    </w:p>
    <w:p w:rsidR="005A7FE3" w:rsidRPr="005A7FE3" w:rsidRDefault="005A7FE3" w:rsidP="005A7FE3">
      <w:pPr>
        <w:autoSpaceDE w:val="0"/>
        <w:autoSpaceDN w:val="0"/>
        <w:adjustRightInd w:val="0"/>
        <w:spacing w:line="360" w:lineRule="auto"/>
        <w:ind w:left="1080"/>
        <w:rPr>
          <w:rFonts w:ascii="Times New Roman" w:hAnsi="Times New Roman" w:cs="Times New Roman"/>
          <w:sz w:val="24"/>
          <w:szCs w:val="24"/>
        </w:rPr>
      </w:pPr>
      <w:r w:rsidRPr="005A7FE3">
        <w:rPr>
          <w:rFonts w:ascii="Times New Roman" w:hAnsi="Times New Roman" w:cs="Times New Roman"/>
          <w:sz w:val="24"/>
          <w:szCs w:val="24"/>
        </w:rPr>
        <w:t>Smoke and fire alarm system</w:t>
      </w:r>
    </w:p>
    <w:p w:rsidR="005A7FE3" w:rsidRPr="005A7FE3" w:rsidRDefault="005A7FE3" w:rsidP="005A7FE3">
      <w:pPr>
        <w:autoSpaceDE w:val="0"/>
        <w:autoSpaceDN w:val="0"/>
        <w:adjustRightInd w:val="0"/>
        <w:spacing w:line="360" w:lineRule="auto"/>
        <w:ind w:left="1080"/>
        <w:rPr>
          <w:rFonts w:ascii="Times New Roman" w:hAnsi="Times New Roman" w:cs="Times New Roman"/>
          <w:sz w:val="24"/>
          <w:szCs w:val="24"/>
        </w:rPr>
      </w:pPr>
      <w:r w:rsidRPr="005A7FE3">
        <w:rPr>
          <w:rFonts w:ascii="Times New Roman" w:hAnsi="Times New Roman" w:cs="Times New Roman"/>
          <w:sz w:val="24"/>
          <w:szCs w:val="24"/>
        </w:rPr>
        <w:t>Garage door controllers</w:t>
      </w:r>
    </w:p>
    <w:p w:rsidR="005A7FE3" w:rsidRPr="005A7FE3" w:rsidRDefault="005A7FE3" w:rsidP="005A7FE3">
      <w:pPr>
        <w:autoSpaceDE w:val="0"/>
        <w:autoSpaceDN w:val="0"/>
        <w:adjustRightInd w:val="0"/>
        <w:spacing w:line="360" w:lineRule="auto"/>
        <w:ind w:left="1080"/>
        <w:rPr>
          <w:rFonts w:ascii="Times New Roman" w:hAnsi="Times New Roman" w:cs="Times New Roman"/>
          <w:sz w:val="24"/>
          <w:szCs w:val="24"/>
        </w:rPr>
      </w:pPr>
      <w:r w:rsidRPr="005A7FE3">
        <w:rPr>
          <w:rFonts w:ascii="Times New Roman" w:hAnsi="Times New Roman" w:cs="Times New Roman"/>
          <w:sz w:val="24"/>
          <w:szCs w:val="24"/>
        </w:rPr>
        <w:t>Car door controllers</w:t>
      </w:r>
    </w:p>
    <w:p w:rsidR="005A7FE3" w:rsidRPr="005A7FE3" w:rsidRDefault="005A7FE3" w:rsidP="005A7FE3">
      <w:pPr>
        <w:autoSpaceDE w:val="0"/>
        <w:autoSpaceDN w:val="0"/>
        <w:adjustRightInd w:val="0"/>
        <w:spacing w:line="360" w:lineRule="auto"/>
        <w:ind w:left="1080"/>
        <w:rPr>
          <w:rFonts w:ascii="Times New Roman" w:hAnsi="Times New Roman" w:cs="Times New Roman"/>
          <w:sz w:val="24"/>
          <w:szCs w:val="24"/>
        </w:rPr>
      </w:pPr>
      <w:r w:rsidRPr="005A7FE3">
        <w:rPr>
          <w:rFonts w:ascii="Times New Roman" w:hAnsi="Times New Roman" w:cs="Times New Roman"/>
          <w:sz w:val="24"/>
          <w:szCs w:val="24"/>
        </w:rPr>
        <w:t>Car alarm system</w:t>
      </w:r>
    </w:p>
    <w:p w:rsidR="005A7FE3" w:rsidRPr="005A7FE3" w:rsidRDefault="005A7FE3" w:rsidP="005A7FE3">
      <w:pPr>
        <w:rPr>
          <w:rFonts w:ascii="Times New Roman" w:hAnsi="Times New Roman" w:cs="Times New Roman"/>
          <w:sz w:val="24"/>
          <w:szCs w:val="24"/>
        </w:rPr>
      </w:pPr>
    </w:p>
    <w:p w:rsidR="005A7FE3" w:rsidRPr="005A7FE3" w:rsidRDefault="005A7FE3" w:rsidP="005A7FE3">
      <w:pPr>
        <w:rPr>
          <w:rFonts w:ascii="Times New Roman" w:hAnsi="Times New Roman" w:cs="Times New Roman"/>
          <w:sz w:val="24"/>
          <w:szCs w:val="24"/>
        </w:rPr>
      </w:pPr>
    </w:p>
    <w:p w:rsidR="005A7FE3" w:rsidRPr="005A7FE3" w:rsidRDefault="005A7FE3" w:rsidP="005A7FE3">
      <w:pPr>
        <w:rPr>
          <w:rFonts w:ascii="Times New Roman" w:hAnsi="Times New Roman" w:cs="Times New Roman"/>
          <w:sz w:val="24"/>
          <w:szCs w:val="24"/>
        </w:rPr>
      </w:pPr>
    </w:p>
    <w:p w:rsidR="005A7FE3" w:rsidRPr="005A7FE3" w:rsidRDefault="005A7FE3" w:rsidP="005A7FE3">
      <w:pPr>
        <w:rPr>
          <w:rFonts w:ascii="Times New Roman" w:hAnsi="Times New Roman" w:cs="Times New Roman"/>
          <w:sz w:val="24"/>
          <w:szCs w:val="24"/>
        </w:rPr>
      </w:pPr>
    </w:p>
    <w:p w:rsidR="005A7FE3" w:rsidRPr="005A7FE3" w:rsidRDefault="005A7FE3" w:rsidP="005A7FE3">
      <w:pPr>
        <w:rPr>
          <w:rFonts w:ascii="Times New Roman" w:hAnsi="Times New Roman" w:cs="Times New Roman"/>
          <w:sz w:val="24"/>
          <w:szCs w:val="24"/>
        </w:rPr>
      </w:pPr>
    </w:p>
    <w:p w:rsidR="00293CD4" w:rsidRPr="005A7FE3" w:rsidRDefault="002950E9" w:rsidP="005A7FE3">
      <w:pPr>
        <w:spacing w:line="360" w:lineRule="auto"/>
        <w:jc w:val="both"/>
        <w:rPr>
          <w:rFonts w:ascii="Times New Roman" w:hAnsi="Times New Roman" w:cs="Times New Roman"/>
          <w:bCs/>
          <w:sz w:val="24"/>
          <w:szCs w:val="24"/>
        </w:rPr>
      </w:pPr>
      <w:r w:rsidRPr="005A7FE3">
        <w:rPr>
          <w:rFonts w:ascii="Times New Roman" w:hAnsi="Times New Roman" w:cs="Times New Roman"/>
          <w:bCs/>
          <w:sz w:val="24"/>
          <w:szCs w:val="24"/>
        </w:rPr>
        <w:t>Buzzer:</w:t>
      </w:r>
    </w:p>
    <w:p w:rsidR="002950E9" w:rsidRPr="005A7FE3" w:rsidRDefault="002950E9" w:rsidP="005A7FE3">
      <w:pPr>
        <w:spacing w:line="360" w:lineRule="auto"/>
        <w:jc w:val="both"/>
        <w:rPr>
          <w:rFonts w:ascii="Times New Roman" w:hAnsi="Times New Roman" w:cs="Times New Roman"/>
          <w:sz w:val="24"/>
          <w:szCs w:val="24"/>
          <w:shd w:val="clear" w:color="auto" w:fill="FFFFFF"/>
        </w:rPr>
      </w:pPr>
      <w:r w:rsidRPr="005A7FE3">
        <w:rPr>
          <w:rFonts w:ascii="Times New Roman" w:hAnsi="Times New Roman" w:cs="Times New Roman"/>
          <w:sz w:val="24"/>
          <w:szCs w:val="24"/>
          <w:shd w:val="clear" w:color="auto" w:fill="FFFFFF"/>
        </w:rPr>
        <w:t>A </w:t>
      </w:r>
      <w:r w:rsidRPr="005A7FE3">
        <w:rPr>
          <w:rFonts w:ascii="Times New Roman" w:hAnsi="Times New Roman" w:cs="Times New Roman"/>
          <w:bCs/>
          <w:sz w:val="24"/>
          <w:szCs w:val="24"/>
          <w:shd w:val="clear" w:color="auto" w:fill="FFFFFF"/>
        </w:rPr>
        <w:t>buzzer</w:t>
      </w:r>
      <w:r w:rsidRPr="005A7FE3">
        <w:rPr>
          <w:rFonts w:ascii="Times New Roman" w:hAnsi="Times New Roman" w:cs="Times New Roman"/>
          <w:sz w:val="24"/>
          <w:szCs w:val="24"/>
          <w:shd w:val="clear" w:color="auto" w:fill="FFFFFF"/>
        </w:rPr>
        <w:t> or </w:t>
      </w:r>
      <w:r w:rsidRPr="005A7FE3">
        <w:rPr>
          <w:rFonts w:ascii="Times New Roman" w:hAnsi="Times New Roman" w:cs="Times New Roman"/>
          <w:bCs/>
          <w:sz w:val="24"/>
          <w:szCs w:val="24"/>
          <w:shd w:val="clear" w:color="auto" w:fill="FFFFFF"/>
        </w:rPr>
        <w:t>beeper</w:t>
      </w:r>
      <w:r w:rsidRPr="005A7FE3">
        <w:rPr>
          <w:rFonts w:ascii="Times New Roman" w:hAnsi="Times New Roman" w:cs="Times New Roman"/>
          <w:sz w:val="24"/>
          <w:szCs w:val="24"/>
          <w:shd w:val="clear" w:color="auto" w:fill="FFFFFF"/>
        </w:rPr>
        <w:t> is an </w:t>
      </w:r>
      <w:hyperlink r:id="rId89" w:tooltip="Sound" w:history="1">
        <w:r w:rsidRPr="005A7FE3">
          <w:rPr>
            <w:rStyle w:val="Hyperlink"/>
            <w:rFonts w:ascii="Times New Roman" w:hAnsi="Times New Roman" w:cs="Times New Roman"/>
            <w:color w:val="auto"/>
            <w:sz w:val="24"/>
            <w:szCs w:val="24"/>
            <w:u w:val="none"/>
            <w:shd w:val="clear" w:color="auto" w:fill="FFFFFF"/>
          </w:rPr>
          <w:t>audio</w:t>
        </w:r>
      </w:hyperlink>
      <w:r w:rsidRPr="005A7FE3">
        <w:rPr>
          <w:rFonts w:ascii="Times New Roman" w:hAnsi="Times New Roman" w:cs="Times New Roman"/>
          <w:sz w:val="24"/>
          <w:szCs w:val="24"/>
          <w:shd w:val="clear" w:color="auto" w:fill="FFFFFF"/>
        </w:rPr>
        <w:t> </w:t>
      </w:r>
      <w:proofErr w:type="spellStart"/>
      <w:r w:rsidRPr="005A7FE3">
        <w:rPr>
          <w:rFonts w:ascii="Times New Roman" w:hAnsi="Times New Roman" w:cs="Times New Roman"/>
          <w:sz w:val="24"/>
          <w:szCs w:val="24"/>
          <w:shd w:val="clear" w:color="auto" w:fill="FFFFFF"/>
        </w:rPr>
        <w:t>signal</w:t>
      </w:r>
      <w:r w:rsidR="00E4646F" w:rsidRPr="005A7FE3">
        <w:rPr>
          <w:rFonts w:ascii="Times New Roman" w:hAnsi="Times New Roman" w:cs="Times New Roman"/>
          <w:sz w:val="24"/>
          <w:szCs w:val="24"/>
          <w:shd w:val="clear" w:color="auto" w:fill="FFFFFF"/>
        </w:rPr>
        <w:t>ing</w:t>
      </w:r>
      <w:proofErr w:type="spellEnd"/>
      <w:r w:rsidRPr="005A7FE3">
        <w:rPr>
          <w:rFonts w:ascii="Times New Roman" w:hAnsi="Times New Roman" w:cs="Times New Roman"/>
          <w:sz w:val="24"/>
          <w:szCs w:val="24"/>
          <w:shd w:val="clear" w:color="auto" w:fill="FFFFFF"/>
        </w:rPr>
        <w:t xml:space="preserve"> device, which may be </w:t>
      </w:r>
      <w:hyperlink r:id="rId90" w:tooltip="Machine" w:history="1">
        <w:r w:rsidRPr="005A7FE3">
          <w:rPr>
            <w:rStyle w:val="Hyperlink"/>
            <w:rFonts w:ascii="Times New Roman" w:hAnsi="Times New Roman" w:cs="Times New Roman"/>
            <w:color w:val="auto"/>
            <w:sz w:val="24"/>
            <w:szCs w:val="24"/>
            <w:u w:val="none"/>
            <w:shd w:val="clear" w:color="auto" w:fill="FFFFFF"/>
          </w:rPr>
          <w:t>mechanica</w:t>
        </w:r>
      </w:hyperlink>
      <w:r w:rsidR="00B64BB1" w:rsidRPr="005A7FE3">
        <w:rPr>
          <w:rFonts w:ascii="Times New Roman" w:hAnsi="Times New Roman" w:cs="Times New Roman"/>
          <w:sz w:val="24"/>
          <w:szCs w:val="24"/>
        </w:rPr>
        <w:t>l</w:t>
      </w:r>
      <w:r w:rsidRPr="005A7FE3">
        <w:rPr>
          <w:rFonts w:ascii="Times New Roman" w:hAnsi="Times New Roman" w:cs="Times New Roman"/>
          <w:sz w:val="24"/>
          <w:szCs w:val="24"/>
          <w:shd w:val="clear" w:color="auto" w:fill="FFFFFF"/>
        </w:rPr>
        <w:t>, </w:t>
      </w:r>
      <w:hyperlink r:id="rId91" w:tooltip="Electromechanics" w:history="1">
        <w:r w:rsidRPr="005A7FE3">
          <w:rPr>
            <w:rStyle w:val="Hyperlink"/>
            <w:rFonts w:ascii="Times New Roman" w:hAnsi="Times New Roman" w:cs="Times New Roman"/>
            <w:color w:val="auto"/>
            <w:sz w:val="24"/>
            <w:szCs w:val="24"/>
            <w:u w:val="none"/>
            <w:shd w:val="clear" w:color="auto" w:fill="FFFFFF"/>
          </w:rPr>
          <w:t>electromechanical</w:t>
        </w:r>
      </w:hyperlink>
      <w:r w:rsidRPr="005A7FE3">
        <w:rPr>
          <w:rFonts w:ascii="Times New Roman" w:hAnsi="Times New Roman" w:cs="Times New Roman"/>
          <w:sz w:val="24"/>
          <w:szCs w:val="24"/>
          <w:shd w:val="clear" w:color="auto" w:fill="FFFFFF"/>
        </w:rPr>
        <w:t>, or </w:t>
      </w:r>
      <w:hyperlink r:id="rId92" w:tooltip="Piezoelectricity" w:history="1">
        <w:r w:rsidRPr="005A7FE3">
          <w:rPr>
            <w:rStyle w:val="Hyperlink"/>
            <w:rFonts w:ascii="Times New Roman" w:hAnsi="Times New Roman" w:cs="Times New Roman"/>
            <w:color w:val="auto"/>
            <w:sz w:val="24"/>
            <w:szCs w:val="24"/>
            <w:u w:val="none"/>
            <w:shd w:val="clear" w:color="auto" w:fill="FFFFFF"/>
          </w:rPr>
          <w:t>piezoelectric</w:t>
        </w:r>
      </w:hyperlink>
      <w:r w:rsidRPr="005A7FE3">
        <w:rPr>
          <w:rFonts w:ascii="Times New Roman" w:hAnsi="Times New Roman" w:cs="Times New Roman"/>
          <w:sz w:val="24"/>
          <w:szCs w:val="24"/>
          <w:shd w:val="clear" w:color="auto" w:fill="FFFFFF"/>
        </w:rPr>
        <w:t> (</w:t>
      </w:r>
      <w:r w:rsidRPr="005A7FE3">
        <w:rPr>
          <w:rFonts w:ascii="Times New Roman" w:hAnsi="Times New Roman" w:cs="Times New Roman"/>
          <w:i/>
          <w:iCs/>
          <w:sz w:val="24"/>
          <w:szCs w:val="24"/>
          <w:shd w:val="clear" w:color="auto" w:fill="FFFFFF"/>
        </w:rPr>
        <w:t>piezo</w:t>
      </w:r>
      <w:r w:rsidRPr="005A7FE3">
        <w:rPr>
          <w:rFonts w:ascii="Times New Roman" w:hAnsi="Times New Roman" w:cs="Times New Roman"/>
          <w:sz w:val="24"/>
          <w:szCs w:val="24"/>
          <w:shd w:val="clear" w:color="auto" w:fill="FFFFFF"/>
        </w:rPr>
        <w:t> for short). Typical uses of buzzers and beepers include </w:t>
      </w:r>
      <w:hyperlink r:id="rId93" w:tooltip="Alarm devices" w:history="1">
        <w:r w:rsidRPr="005A7FE3">
          <w:rPr>
            <w:rStyle w:val="Hyperlink"/>
            <w:rFonts w:ascii="Times New Roman" w:hAnsi="Times New Roman" w:cs="Times New Roman"/>
            <w:color w:val="auto"/>
            <w:sz w:val="24"/>
            <w:szCs w:val="24"/>
            <w:u w:val="none"/>
            <w:shd w:val="clear" w:color="auto" w:fill="FFFFFF"/>
          </w:rPr>
          <w:t>alarm devices</w:t>
        </w:r>
      </w:hyperlink>
      <w:r w:rsidRPr="005A7FE3">
        <w:rPr>
          <w:rFonts w:ascii="Times New Roman" w:hAnsi="Times New Roman" w:cs="Times New Roman"/>
          <w:sz w:val="24"/>
          <w:szCs w:val="24"/>
          <w:shd w:val="clear" w:color="auto" w:fill="FFFFFF"/>
        </w:rPr>
        <w:t>, </w:t>
      </w:r>
      <w:hyperlink r:id="rId94" w:tooltip="Timer" w:history="1">
        <w:r w:rsidRPr="005A7FE3">
          <w:rPr>
            <w:rStyle w:val="Hyperlink"/>
            <w:rFonts w:ascii="Times New Roman" w:hAnsi="Times New Roman" w:cs="Times New Roman"/>
            <w:color w:val="auto"/>
            <w:sz w:val="24"/>
            <w:szCs w:val="24"/>
            <w:u w:val="none"/>
            <w:shd w:val="clear" w:color="auto" w:fill="FFFFFF"/>
          </w:rPr>
          <w:t>timers</w:t>
        </w:r>
      </w:hyperlink>
      <w:r w:rsidRPr="005A7FE3">
        <w:rPr>
          <w:rFonts w:ascii="Times New Roman" w:hAnsi="Times New Roman" w:cs="Times New Roman"/>
          <w:sz w:val="24"/>
          <w:szCs w:val="24"/>
          <w:shd w:val="clear" w:color="auto" w:fill="FFFFFF"/>
        </w:rPr>
        <w:t>, and confirmation of user input such as a mouse click or keystroke.</w:t>
      </w:r>
    </w:p>
    <w:p w:rsidR="00DF7566" w:rsidRPr="005A7FE3" w:rsidRDefault="006A0147" w:rsidP="005A7FE3">
      <w:pPr>
        <w:spacing w:line="360" w:lineRule="auto"/>
        <w:jc w:val="both"/>
        <w:rPr>
          <w:rFonts w:ascii="Times New Roman" w:hAnsi="Times New Roman" w:cs="Times New Roman"/>
          <w:sz w:val="24"/>
          <w:szCs w:val="24"/>
          <w:shd w:val="clear" w:color="auto" w:fill="FFFFFF"/>
        </w:rPr>
      </w:pPr>
      <w:r w:rsidRPr="005A7FE3">
        <w:rPr>
          <w:rFonts w:ascii="Times New Roman" w:hAnsi="Times New Roman" w:cs="Times New Roman"/>
          <w:noProof/>
          <w:sz w:val="24"/>
          <w:szCs w:val="24"/>
          <w:lang w:val="en-US"/>
        </w:rPr>
        <w:lastRenderedPageBreak/>
        <w:drawing>
          <wp:anchor distT="0" distB="0" distL="114300" distR="114300" simplePos="0" relativeHeight="251698176" behindDoc="0" locked="0" layoutInCell="1" allowOverlap="1">
            <wp:simplePos x="0" y="0"/>
            <wp:positionH relativeFrom="margin">
              <wp:align>center</wp:align>
            </wp:positionH>
            <wp:positionV relativeFrom="margin">
              <wp:posOffset>6918094</wp:posOffset>
            </wp:positionV>
            <wp:extent cx="2865120" cy="155130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74164" cy="1556608"/>
                    </a:xfrm>
                    <a:prstGeom prst="rect">
                      <a:avLst/>
                    </a:prstGeom>
                    <a:noFill/>
                    <a:ln>
                      <a:noFill/>
                    </a:ln>
                  </pic:spPr>
                </pic:pic>
              </a:graphicData>
            </a:graphic>
          </wp:anchor>
        </w:drawing>
      </w:r>
    </w:p>
    <w:p w:rsidR="00D00D8B" w:rsidRPr="005A7FE3" w:rsidRDefault="00D00D8B" w:rsidP="005A7FE3">
      <w:pPr>
        <w:autoSpaceDE w:val="0"/>
        <w:autoSpaceDN w:val="0"/>
        <w:adjustRightInd w:val="0"/>
        <w:spacing w:line="360" w:lineRule="auto"/>
        <w:jc w:val="both"/>
        <w:rPr>
          <w:rFonts w:ascii="Times New Roman" w:hAnsi="Times New Roman" w:cs="Times New Roman"/>
          <w:sz w:val="24"/>
          <w:szCs w:val="24"/>
        </w:rPr>
      </w:pPr>
      <w:r w:rsidRPr="005A7FE3">
        <w:rPr>
          <w:rFonts w:ascii="Times New Roman" w:hAnsi="Times New Roman" w:cs="Times New Roman"/>
          <w:sz w:val="24"/>
          <w:szCs w:val="24"/>
        </w:rPr>
        <w:t>BUZZER INTERFACE WITH MICROCONTROLLER</w:t>
      </w:r>
    </w:p>
    <w:p w:rsidR="00D00D8B" w:rsidRPr="005A7FE3" w:rsidRDefault="00D00D8B" w:rsidP="005A7FE3">
      <w:pPr>
        <w:autoSpaceDE w:val="0"/>
        <w:autoSpaceDN w:val="0"/>
        <w:adjustRightInd w:val="0"/>
        <w:spacing w:line="360" w:lineRule="auto"/>
        <w:ind w:firstLine="561"/>
        <w:jc w:val="both"/>
        <w:rPr>
          <w:rFonts w:ascii="Times New Roman" w:hAnsi="Times New Roman" w:cs="Times New Roman"/>
          <w:sz w:val="24"/>
          <w:szCs w:val="24"/>
        </w:rPr>
      </w:pPr>
      <w:r w:rsidRPr="005A7FE3">
        <w:rPr>
          <w:rFonts w:ascii="Times New Roman" w:hAnsi="Times New Roman" w:cs="Times New Roman"/>
          <w:noProof/>
          <w:sz w:val="24"/>
          <w:szCs w:val="24"/>
          <w:lang w:val="en-US"/>
        </w:rPr>
        <w:drawing>
          <wp:inline distT="0" distB="0" distL="0" distR="0">
            <wp:extent cx="4641215" cy="3068955"/>
            <wp:effectExtent l="0" t="0" r="698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41215" cy="3068955"/>
                    </a:xfrm>
                    <a:prstGeom prst="rect">
                      <a:avLst/>
                    </a:prstGeom>
                    <a:noFill/>
                    <a:ln>
                      <a:noFill/>
                    </a:ln>
                  </pic:spPr>
                </pic:pic>
              </a:graphicData>
            </a:graphic>
          </wp:inline>
        </w:drawing>
      </w:r>
    </w:p>
    <w:p w:rsidR="00D00D8B" w:rsidRPr="005A7FE3" w:rsidRDefault="00D00D8B" w:rsidP="005A7FE3">
      <w:pPr>
        <w:spacing w:line="360" w:lineRule="auto"/>
        <w:jc w:val="both"/>
        <w:rPr>
          <w:rFonts w:ascii="Times New Roman" w:hAnsi="Times New Roman" w:cs="Times New Roman"/>
          <w:sz w:val="24"/>
          <w:szCs w:val="24"/>
        </w:rPr>
      </w:pPr>
    </w:p>
    <w:p w:rsidR="005A7FE3" w:rsidRPr="005A7FE3" w:rsidRDefault="005A7FE3" w:rsidP="005A7FE3">
      <w:pPr>
        <w:shd w:val="clear" w:color="auto" w:fill="FFFFFF" w:themeFill="background1"/>
        <w:spacing w:line="360" w:lineRule="auto"/>
        <w:jc w:val="both"/>
        <w:rPr>
          <w:rFonts w:ascii="Times New Roman" w:hAnsi="Times New Roman" w:cs="Times New Roman"/>
          <w:b/>
          <w:bCs/>
          <w:color w:val="000000" w:themeColor="text1"/>
          <w:sz w:val="24"/>
          <w:szCs w:val="24"/>
        </w:rPr>
      </w:pPr>
    </w:p>
    <w:p w:rsidR="005A7FE3" w:rsidRPr="005A7FE3" w:rsidRDefault="005A7FE3" w:rsidP="005A7FE3">
      <w:pPr>
        <w:shd w:val="clear" w:color="auto" w:fill="FFFFFF" w:themeFill="background1"/>
        <w:spacing w:line="360" w:lineRule="auto"/>
        <w:jc w:val="both"/>
        <w:rPr>
          <w:rFonts w:ascii="Times New Roman" w:hAnsi="Times New Roman" w:cs="Times New Roman"/>
          <w:b/>
          <w:bCs/>
          <w:color w:val="000000" w:themeColor="text1"/>
          <w:sz w:val="24"/>
          <w:szCs w:val="24"/>
        </w:rPr>
      </w:pPr>
    </w:p>
    <w:p w:rsidR="005A7FE3" w:rsidRPr="005A7FE3" w:rsidRDefault="005A7FE3" w:rsidP="005A7FE3">
      <w:pPr>
        <w:shd w:val="clear" w:color="auto" w:fill="FFFFFF" w:themeFill="background1"/>
        <w:spacing w:line="360" w:lineRule="auto"/>
        <w:jc w:val="both"/>
        <w:rPr>
          <w:rFonts w:ascii="Times New Roman" w:hAnsi="Times New Roman" w:cs="Times New Roman"/>
          <w:b/>
          <w:bCs/>
          <w:color w:val="000000" w:themeColor="text1"/>
          <w:sz w:val="24"/>
          <w:szCs w:val="24"/>
        </w:rPr>
      </w:pPr>
    </w:p>
    <w:p w:rsidR="005A7FE3" w:rsidRPr="005A7FE3" w:rsidRDefault="005A7FE3" w:rsidP="005A7FE3">
      <w:pPr>
        <w:shd w:val="clear" w:color="auto" w:fill="FFFFFF" w:themeFill="background1"/>
        <w:spacing w:line="360" w:lineRule="auto"/>
        <w:jc w:val="both"/>
        <w:rPr>
          <w:rFonts w:ascii="Times New Roman" w:hAnsi="Times New Roman" w:cs="Times New Roman"/>
          <w:b/>
          <w:bCs/>
          <w:color w:val="000000" w:themeColor="text1"/>
          <w:sz w:val="24"/>
          <w:szCs w:val="24"/>
        </w:rPr>
      </w:pPr>
    </w:p>
    <w:p w:rsidR="005A7FE3" w:rsidRPr="005A7FE3" w:rsidRDefault="005A7FE3" w:rsidP="005A7FE3">
      <w:pPr>
        <w:shd w:val="clear" w:color="auto" w:fill="FFFFFF" w:themeFill="background1"/>
        <w:spacing w:line="360" w:lineRule="auto"/>
        <w:jc w:val="both"/>
        <w:rPr>
          <w:rFonts w:ascii="Times New Roman" w:hAnsi="Times New Roman" w:cs="Times New Roman"/>
          <w:b/>
          <w:bCs/>
          <w:color w:val="000000" w:themeColor="text1"/>
          <w:sz w:val="24"/>
          <w:szCs w:val="24"/>
        </w:rPr>
      </w:pPr>
    </w:p>
    <w:p w:rsidR="005A7FE3" w:rsidRPr="005A7FE3" w:rsidRDefault="005A7FE3" w:rsidP="005A7FE3">
      <w:pPr>
        <w:shd w:val="clear" w:color="auto" w:fill="FFFFFF" w:themeFill="background1"/>
        <w:spacing w:line="360" w:lineRule="auto"/>
        <w:jc w:val="both"/>
        <w:rPr>
          <w:rFonts w:ascii="Times New Roman" w:hAnsi="Times New Roman" w:cs="Times New Roman"/>
          <w:b/>
          <w:bCs/>
          <w:color w:val="000000" w:themeColor="text1"/>
          <w:sz w:val="24"/>
          <w:szCs w:val="24"/>
        </w:rPr>
      </w:pPr>
    </w:p>
    <w:p w:rsidR="005A7FE3" w:rsidRPr="005A7FE3" w:rsidRDefault="005A7FE3" w:rsidP="005A7FE3">
      <w:pPr>
        <w:shd w:val="clear" w:color="auto" w:fill="FFFFFF" w:themeFill="background1"/>
        <w:spacing w:line="360" w:lineRule="auto"/>
        <w:jc w:val="both"/>
        <w:rPr>
          <w:rFonts w:ascii="Times New Roman" w:hAnsi="Times New Roman" w:cs="Times New Roman"/>
          <w:b/>
          <w:bCs/>
          <w:color w:val="000000" w:themeColor="text1"/>
          <w:sz w:val="24"/>
          <w:szCs w:val="24"/>
        </w:rPr>
      </w:pPr>
    </w:p>
    <w:p w:rsidR="005A7FE3" w:rsidRPr="005A7FE3" w:rsidRDefault="005A7FE3" w:rsidP="005A7FE3">
      <w:pPr>
        <w:shd w:val="clear" w:color="auto" w:fill="FFFFFF" w:themeFill="background1"/>
        <w:spacing w:line="360" w:lineRule="auto"/>
        <w:jc w:val="both"/>
        <w:rPr>
          <w:rFonts w:ascii="Times New Roman" w:hAnsi="Times New Roman" w:cs="Times New Roman"/>
          <w:b/>
          <w:bCs/>
          <w:color w:val="000000" w:themeColor="text1"/>
          <w:sz w:val="24"/>
          <w:szCs w:val="24"/>
        </w:rPr>
      </w:pPr>
    </w:p>
    <w:p w:rsidR="005A7FE3" w:rsidRPr="005A7FE3" w:rsidRDefault="005A7FE3" w:rsidP="005A7FE3">
      <w:pPr>
        <w:shd w:val="clear" w:color="auto" w:fill="FFFFFF" w:themeFill="background1"/>
        <w:spacing w:line="360" w:lineRule="auto"/>
        <w:jc w:val="both"/>
        <w:rPr>
          <w:rFonts w:ascii="Times New Roman" w:hAnsi="Times New Roman" w:cs="Times New Roman"/>
          <w:b/>
          <w:bCs/>
          <w:color w:val="000000" w:themeColor="text1"/>
          <w:sz w:val="24"/>
          <w:szCs w:val="24"/>
        </w:rPr>
      </w:pPr>
    </w:p>
    <w:p w:rsidR="005A7FE3" w:rsidRPr="005A7FE3" w:rsidRDefault="005A7FE3" w:rsidP="005A7FE3">
      <w:pPr>
        <w:shd w:val="clear" w:color="auto" w:fill="FFFFFF" w:themeFill="background1"/>
        <w:spacing w:line="360" w:lineRule="auto"/>
        <w:jc w:val="both"/>
        <w:rPr>
          <w:rFonts w:ascii="Times New Roman" w:hAnsi="Times New Roman" w:cs="Times New Roman"/>
          <w:b/>
          <w:bCs/>
          <w:color w:val="000000" w:themeColor="text1"/>
          <w:sz w:val="24"/>
          <w:szCs w:val="24"/>
        </w:rPr>
      </w:pPr>
    </w:p>
    <w:p w:rsidR="005A7FE3" w:rsidRPr="005A7FE3" w:rsidRDefault="005A7FE3" w:rsidP="005A7FE3">
      <w:pPr>
        <w:shd w:val="clear" w:color="auto" w:fill="FFFFFF" w:themeFill="background1"/>
        <w:spacing w:line="360" w:lineRule="auto"/>
        <w:jc w:val="both"/>
        <w:rPr>
          <w:rFonts w:ascii="Times New Roman" w:hAnsi="Times New Roman" w:cs="Times New Roman"/>
          <w:b/>
          <w:bCs/>
          <w:color w:val="000000" w:themeColor="text1"/>
          <w:sz w:val="24"/>
          <w:szCs w:val="24"/>
        </w:rPr>
      </w:pPr>
    </w:p>
    <w:p w:rsidR="005A7FE3" w:rsidRPr="005A7FE3" w:rsidRDefault="005A7FE3" w:rsidP="005A7FE3">
      <w:pPr>
        <w:shd w:val="clear" w:color="auto" w:fill="FFFFFF" w:themeFill="background1"/>
        <w:spacing w:line="360" w:lineRule="auto"/>
        <w:jc w:val="both"/>
        <w:rPr>
          <w:rFonts w:ascii="Times New Roman" w:hAnsi="Times New Roman" w:cs="Times New Roman"/>
          <w:b/>
          <w:bCs/>
          <w:color w:val="000000" w:themeColor="text1"/>
          <w:sz w:val="24"/>
          <w:szCs w:val="24"/>
        </w:rPr>
      </w:pPr>
    </w:p>
    <w:p w:rsidR="005A7FE3" w:rsidRPr="005A7FE3" w:rsidRDefault="005A7FE3" w:rsidP="005A7FE3">
      <w:pPr>
        <w:shd w:val="clear" w:color="auto" w:fill="FFFFFF" w:themeFill="background1"/>
        <w:spacing w:line="360" w:lineRule="auto"/>
        <w:jc w:val="both"/>
        <w:rPr>
          <w:rFonts w:ascii="Times New Roman" w:hAnsi="Times New Roman" w:cs="Times New Roman"/>
          <w:b/>
          <w:bCs/>
          <w:color w:val="000000" w:themeColor="text1"/>
          <w:sz w:val="24"/>
          <w:szCs w:val="24"/>
        </w:rPr>
      </w:pPr>
    </w:p>
    <w:p w:rsidR="005A7FE3" w:rsidRPr="005A7FE3" w:rsidRDefault="005A7FE3" w:rsidP="005A7FE3">
      <w:pPr>
        <w:shd w:val="clear" w:color="auto" w:fill="FFFFFF" w:themeFill="background1"/>
        <w:spacing w:line="360" w:lineRule="auto"/>
        <w:jc w:val="both"/>
        <w:rPr>
          <w:rFonts w:ascii="Times New Roman" w:hAnsi="Times New Roman" w:cs="Times New Roman"/>
          <w:b/>
          <w:bCs/>
          <w:color w:val="000000" w:themeColor="text1"/>
          <w:sz w:val="24"/>
          <w:szCs w:val="24"/>
        </w:rPr>
      </w:pPr>
      <w:r w:rsidRPr="005A7FE3">
        <w:rPr>
          <w:rFonts w:ascii="Times New Roman" w:hAnsi="Times New Roman" w:cs="Times New Roman"/>
          <w:b/>
          <w:bCs/>
          <w:color w:val="000000" w:themeColor="text1"/>
          <w:sz w:val="24"/>
          <w:szCs w:val="24"/>
        </w:rPr>
        <w:t>Software</w:t>
      </w:r>
    </w:p>
    <w:p w:rsidR="005A7FE3" w:rsidRPr="005A7FE3" w:rsidRDefault="005A7FE3" w:rsidP="005A7FE3">
      <w:pPr>
        <w:spacing w:after="200" w:line="360" w:lineRule="auto"/>
        <w:jc w:val="both"/>
        <w:rPr>
          <w:rFonts w:ascii="Times New Roman" w:hAnsi="Times New Roman" w:cs="Times New Roman"/>
          <w:color w:val="000000" w:themeColor="text1"/>
          <w:sz w:val="24"/>
          <w:szCs w:val="24"/>
        </w:rPr>
      </w:pPr>
      <w:proofErr w:type="spellStart"/>
      <w:r w:rsidRPr="005A7FE3">
        <w:rPr>
          <w:rFonts w:ascii="Times New Roman" w:hAnsi="Times New Roman" w:cs="Times New Roman"/>
          <w:color w:val="000000" w:themeColor="text1"/>
          <w:sz w:val="24"/>
          <w:szCs w:val="24"/>
        </w:rPr>
        <w:t>Arduino</w:t>
      </w:r>
      <w:proofErr w:type="spellEnd"/>
      <w:r w:rsidRPr="005A7FE3">
        <w:rPr>
          <w:rFonts w:ascii="Times New Roman" w:hAnsi="Times New Roman" w:cs="Times New Roman"/>
          <w:color w:val="000000" w:themeColor="text1"/>
          <w:sz w:val="24"/>
          <w:szCs w:val="24"/>
        </w:rPr>
        <w:t xml:space="preserve"> idle </w:t>
      </w:r>
    </w:p>
    <w:p w:rsidR="005A7FE3" w:rsidRPr="005A7FE3" w:rsidRDefault="005A7FE3" w:rsidP="005A7FE3">
      <w:pPr>
        <w:spacing w:after="200" w:line="360" w:lineRule="auto"/>
        <w:jc w:val="both"/>
        <w:rPr>
          <w:rFonts w:ascii="Times New Roman" w:hAnsi="Times New Roman" w:cs="Times New Roman"/>
          <w:b/>
          <w:bCs/>
          <w:color w:val="000000" w:themeColor="text1"/>
          <w:sz w:val="24"/>
          <w:szCs w:val="24"/>
          <w:shd w:val="clear" w:color="auto" w:fill="FFFFFF"/>
        </w:rPr>
      </w:pPr>
      <w:proofErr w:type="spellStart"/>
      <w:r w:rsidRPr="005A7FE3">
        <w:rPr>
          <w:rFonts w:ascii="Times New Roman" w:hAnsi="Times New Roman" w:cs="Times New Roman"/>
          <w:color w:val="000000" w:themeColor="text1"/>
          <w:sz w:val="24"/>
          <w:szCs w:val="24"/>
          <w:shd w:val="clear" w:color="auto" w:fill="FFFFFF"/>
        </w:rPr>
        <w:t>Arduino</w:t>
      </w:r>
      <w:proofErr w:type="spellEnd"/>
      <w:r w:rsidRPr="005A7FE3">
        <w:rPr>
          <w:rFonts w:ascii="Times New Roman" w:hAnsi="Times New Roman" w:cs="Times New Roman"/>
          <w:color w:val="000000" w:themeColor="text1"/>
          <w:sz w:val="24"/>
          <w:szCs w:val="24"/>
          <w:shd w:val="clear" w:color="auto" w:fill="FFFFFF"/>
        </w:rPr>
        <w:t xml:space="preserve"> is a both an open-source software library and an open-source breakout board for the popular AVR micro-controllers. The </w:t>
      </w:r>
      <w:proofErr w:type="spellStart"/>
      <w:r w:rsidRPr="005A7FE3">
        <w:rPr>
          <w:rFonts w:ascii="Times New Roman" w:hAnsi="Times New Roman" w:cs="Times New Roman"/>
          <w:b/>
          <w:bCs/>
          <w:color w:val="000000" w:themeColor="text1"/>
          <w:sz w:val="24"/>
          <w:szCs w:val="24"/>
          <w:shd w:val="clear" w:color="auto" w:fill="FFFFFF"/>
        </w:rPr>
        <w:t>Arduino</w:t>
      </w:r>
      <w:proofErr w:type="spellEnd"/>
      <w:r w:rsidRPr="005A7FE3">
        <w:rPr>
          <w:rFonts w:ascii="Times New Roman" w:hAnsi="Times New Roman" w:cs="Times New Roman"/>
          <w:b/>
          <w:bCs/>
          <w:color w:val="000000" w:themeColor="text1"/>
          <w:sz w:val="24"/>
          <w:szCs w:val="24"/>
          <w:shd w:val="clear" w:color="auto" w:fill="FFFFFF"/>
        </w:rPr>
        <w:t xml:space="preserve"> IDE</w:t>
      </w:r>
      <w:r w:rsidRPr="005A7FE3">
        <w:rPr>
          <w:rFonts w:ascii="Times New Roman" w:hAnsi="Times New Roman" w:cs="Times New Roman"/>
          <w:color w:val="000000" w:themeColor="text1"/>
          <w:sz w:val="24"/>
          <w:szCs w:val="24"/>
          <w:shd w:val="clear" w:color="auto" w:fill="FFFFFF"/>
        </w:rPr>
        <w:t xml:space="preserve"> (Integrated Development Environment) is the program used to write code, and comes in the form of a downloadable file on the </w:t>
      </w:r>
      <w:proofErr w:type="spellStart"/>
      <w:r w:rsidRPr="005A7FE3">
        <w:rPr>
          <w:rFonts w:ascii="Times New Roman" w:hAnsi="Times New Roman" w:cs="Times New Roman"/>
          <w:color w:val="000000" w:themeColor="text1"/>
          <w:sz w:val="24"/>
          <w:szCs w:val="24"/>
          <w:shd w:val="clear" w:color="auto" w:fill="FFFFFF"/>
        </w:rPr>
        <w:t>Arduino</w:t>
      </w:r>
      <w:proofErr w:type="spellEnd"/>
      <w:r w:rsidRPr="005A7FE3">
        <w:rPr>
          <w:rFonts w:ascii="Times New Roman" w:hAnsi="Times New Roman" w:cs="Times New Roman"/>
          <w:color w:val="000000" w:themeColor="text1"/>
          <w:sz w:val="24"/>
          <w:szCs w:val="24"/>
          <w:shd w:val="clear" w:color="auto" w:fill="FFFFFF"/>
        </w:rPr>
        <w:t xml:space="preserve"> website. The </w:t>
      </w:r>
      <w:proofErr w:type="spellStart"/>
      <w:r w:rsidRPr="005A7FE3">
        <w:rPr>
          <w:rFonts w:ascii="Times New Roman" w:hAnsi="Times New Roman" w:cs="Times New Roman"/>
          <w:b/>
          <w:bCs/>
          <w:color w:val="000000" w:themeColor="text1"/>
          <w:sz w:val="24"/>
          <w:szCs w:val="24"/>
          <w:shd w:val="clear" w:color="auto" w:fill="FFFFFF"/>
        </w:rPr>
        <w:t>Arduino</w:t>
      </w:r>
      <w:proofErr w:type="spellEnd"/>
      <w:r w:rsidRPr="005A7FE3">
        <w:rPr>
          <w:rFonts w:ascii="Times New Roman" w:hAnsi="Times New Roman" w:cs="Times New Roman"/>
          <w:b/>
          <w:bCs/>
          <w:color w:val="000000" w:themeColor="text1"/>
          <w:sz w:val="24"/>
          <w:szCs w:val="24"/>
          <w:shd w:val="clear" w:color="auto" w:fill="FFFFFF"/>
        </w:rPr>
        <w:t xml:space="preserve"> board</w:t>
      </w:r>
      <w:r w:rsidRPr="005A7FE3">
        <w:rPr>
          <w:rFonts w:ascii="Times New Roman" w:hAnsi="Times New Roman" w:cs="Times New Roman"/>
          <w:color w:val="000000" w:themeColor="text1"/>
          <w:sz w:val="24"/>
          <w:szCs w:val="24"/>
          <w:shd w:val="clear" w:color="auto" w:fill="FFFFFF"/>
        </w:rPr>
        <w:t> is the physical board that stores and performs the code uploaded to it. Both the software package and the board are referred to as </w:t>
      </w:r>
      <w:r w:rsidRPr="005A7FE3">
        <w:rPr>
          <w:rFonts w:ascii="Times New Roman" w:hAnsi="Times New Roman" w:cs="Times New Roman"/>
          <w:b/>
          <w:bCs/>
          <w:color w:val="000000" w:themeColor="text1"/>
          <w:sz w:val="24"/>
          <w:szCs w:val="24"/>
          <w:shd w:val="clear" w:color="auto" w:fill="FFFFFF"/>
        </w:rPr>
        <w:t>"</w:t>
      </w:r>
      <w:proofErr w:type="spellStart"/>
      <w:r w:rsidRPr="005A7FE3">
        <w:rPr>
          <w:rFonts w:ascii="Times New Roman" w:hAnsi="Times New Roman" w:cs="Times New Roman"/>
          <w:b/>
          <w:bCs/>
          <w:color w:val="000000" w:themeColor="text1"/>
          <w:sz w:val="24"/>
          <w:szCs w:val="24"/>
          <w:shd w:val="clear" w:color="auto" w:fill="FFFFFF"/>
        </w:rPr>
        <w:t>Arduino</w:t>
      </w:r>
      <w:proofErr w:type="spellEnd"/>
      <w:r w:rsidRPr="005A7FE3">
        <w:rPr>
          <w:rFonts w:ascii="Times New Roman" w:hAnsi="Times New Roman" w:cs="Times New Roman"/>
          <w:b/>
          <w:bCs/>
          <w:color w:val="000000" w:themeColor="text1"/>
          <w:sz w:val="24"/>
          <w:szCs w:val="24"/>
          <w:shd w:val="clear" w:color="auto" w:fill="FFFFFF"/>
        </w:rPr>
        <w:t>."</w:t>
      </w:r>
    </w:p>
    <w:p w:rsidR="005A7FE3" w:rsidRPr="005A7FE3" w:rsidRDefault="005A7FE3" w:rsidP="005A7FE3">
      <w:pPr>
        <w:spacing w:after="200" w:line="360" w:lineRule="auto"/>
        <w:jc w:val="both"/>
        <w:rPr>
          <w:rFonts w:ascii="Times New Roman" w:hAnsi="Times New Roman" w:cs="Times New Roman"/>
          <w:b/>
          <w:bCs/>
          <w:color w:val="000000" w:themeColor="text1"/>
          <w:sz w:val="24"/>
          <w:szCs w:val="24"/>
          <w:shd w:val="clear" w:color="auto" w:fill="FFFFFF"/>
        </w:rPr>
      </w:pPr>
      <w:r w:rsidRPr="005A7FE3">
        <w:rPr>
          <w:rFonts w:ascii="Times New Roman" w:hAnsi="Times New Roman" w:cs="Times New Roman"/>
          <w:sz w:val="24"/>
          <w:szCs w:val="24"/>
        </w:rPr>
        <w:t xml:space="preserve">Integrated Development Environment tool is referred to as an IDE by using this tool entire programming for proposed system is done. The required Baud rate for serial communication between an </w:t>
      </w:r>
      <w:proofErr w:type="spellStart"/>
      <w:r w:rsidRPr="005A7FE3">
        <w:rPr>
          <w:rFonts w:ascii="Times New Roman" w:hAnsi="Times New Roman" w:cs="Times New Roman"/>
          <w:sz w:val="24"/>
          <w:szCs w:val="24"/>
        </w:rPr>
        <w:t>Arduino</w:t>
      </w:r>
      <w:proofErr w:type="spellEnd"/>
      <w:r w:rsidRPr="005A7FE3">
        <w:rPr>
          <w:rFonts w:ascii="Times New Roman" w:hAnsi="Times New Roman" w:cs="Times New Roman"/>
          <w:sz w:val="24"/>
          <w:szCs w:val="24"/>
        </w:rPr>
        <w:t xml:space="preserve"> Bluetooth module and a smart phone is 9600 bits per second. The sample </w:t>
      </w:r>
      <w:proofErr w:type="spellStart"/>
      <w:r w:rsidRPr="005A7FE3">
        <w:rPr>
          <w:rFonts w:ascii="Times New Roman" w:hAnsi="Times New Roman" w:cs="Times New Roman"/>
          <w:sz w:val="24"/>
          <w:szCs w:val="24"/>
        </w:rPr>
        <w:t>Arduino</w:t>
      </w:r>
      <w:proofErr w:type="spellEnd"/>
      <w:r w:rsidRPr="005A7FE3">
        <w:rPr>
          <w:rFonts w:ascii="Times New Roman" w:hAnsi="Times New Roman" w:cs="Times New Roman"/>
          <w:sz w:val="24"/>
          <w:szCs w:val="24"/>
        </w:rPr>
        <w:t xml:space="preserve"> commands </w:t>
      </w:r>
      <w:proofErr w:type="gramStart"/>
      <w:r w:rsidRPr="005A7FE3">
        <w:rPr>
          <w:rFonts w:ascii="Times New Roman" w:hAnsi="Times New Roman" w:cs="Times New Roman"/>
          <w:sz w:val="24"/>
          <w:szCs w:val="24"/>
        </w:rPr>
        <w:t>were</w:t>
      </w:r>
      <w:proofErr w:type="gramEnd"/>
      <w:r w:rsidRPr="005A7FE3">
        <w:rPr>
          <w:rFonts w:ascii="Times New Roman" w:hAnsi="Times New Roman" w:cs="Times New Roman"/>
          <w:sz w:val="24"/>
          <w:szCs w:val="24"/>
        </w:rPr>
        <w:t xml:space="preserve"> discussed. When the serial data is available or not explained from the adjacent instruction "</w:t>
      </w:r>
      <w:proofErr w:type="spellStart"/>
      <w:proofErr w:type="gramStart"/>
      <w:r w:rsidRPr="005A7FE3">
        <w:rPr>
          <w:rFonts w:ascii="Times New Roman" w:hAnsi="Times New Roman" w:cs="Times New Roman"/>
          <w:sz w:val="24"/>
          <w:szCs w:val="24"/>
        </w:rPr>
        <w:t>Serial.available</w:t>
      </w:r>
      <w:proofErr w:type="spellEnd"/>
      <w:r w:rsidRPr="005A7FE3">
        <w:rPr>
          <w:rFonts w:ascii="Times New Roman" w:hAnsi="Times New Roman" w:cs="Times New Roman"/>
          <w:sz w:val="24"/>
          <w:szCs w:val="24"/>
        </w:rPr>
        <w:t>(</w:t>
      </w:r>
      <w:proofErr w:type="gramEnd"/>
      <w:r w:rsidRPr="005A7FE3">
        <w:rPr>
          <w:rFonts w:ascii="Times New Roman" w:hAnsi="Times New Roman" w:cs="Times New Roman"/>
          <w:sz w:val="24"/>
          <w:szCs w:val="24"/>
        </w:rPr>
        <w:t xml:space="preserve"> )&gt; 0" means that receive data serially from smart phone via Bluetooth and "</w:t>
      </w:r>
      <w:proofErr w:type="spellStart"/>
      <w:r w:rsidRPr="005A7FE3">
        <w:rPr>
          <w:rFonts w:ascii="Times New Roman" w:hAnsi="Times New Roman" w:cs="Times New Roman"/>
          <w:sz w:val="24"/>
          <w:szCs w:val="24"/>
        </w:rPr>
        <w:t>Serial.println</w:t>
      </w:r>
      <w:proofErr w:type="spellEnd"/>
      <w:r w:rsidRPr="005A7FE3">
        <w:rPr>
          <w:rFonts w:ascii="Times New Roman" w:hAnsi="Times New Roman" w:cs="Times New Roman"/>
          <w:sz w:val="24"/>
          <w:szCs w:val="24"/>
        </w:rPr>
        <w:t xml:space="preserve">( )" instruction is described that to send data serially from </w:t>
      </w:r>
      <w:proofErr w:type="spellStart"/>
      <w:r w:rsidRPr="005A7FE3">
        <w:rPr>
          <w:rFonts w:ascii="Times New Roman" w:hAnsi="Times New Roman" w:cs="Times New Roman"/>
          <w:sz w:val="24"/>
          <w:szCs w:val="24"/>
        </w:rPr>
        <w:t>Arduino</w:t>
      </w:r>
      <w:proofErr w:type="spellEnd"/>
      <w:r w:rsidRPr="005A7FE3">
        <w:rPr>
          <w:rFonts w:ascii="Times New Roman" w:hAnsi="Times New Roman" w:cs="Times New Roman"/>
          <w:sz w:val="24"/>
          <w:szCs w:val="24"/>
        </w:rPr>
        <w:t xml:space="preserve"> controller board to smart phone. State variable is to get the value from smart phone to store the values and then compare with different condition and execute the required task as per the program code logics.</w:t>
      </w:r>
    </w:p>
    <w:p w:rsidR="005A7FE3" w:rsidRPr="005A7FE3" w:rsidRDefault="005A7FE3" w:rsidP="005A7FE3">
      <w:pPr>
        <w:spacing w:after="200" w:line="360" w:lineRule="auto"/>
        <w:jc w:val="both"/>
        <w:rPr>
          <w:rFonts w:ascii="Times New Roman" w:hAnsi="Times New Roman" w:cs="Times New Roman"/>
          <w:color w:val="000000" w:themeColor="text1"/>
          <w:sz w:val="24"/>
          <w:szCs w:val="24"/>
        </w:rPr>
      </w:pPr>
      <w:r w:rsidRPr="005A7FE3">
        <w:rPr>
          <w:rFonts w:ascii="Times New Roman" w:hAnsi="Times New Roman" w:cs="Times New Roman"/>
          <w:color w:val="000000" w:themeColor="text1"/>
          <w:sz w:val="24"/>
          <w:szCs w:val="24"/>
          <w:shd w:val="clear" w:color="auto" w:fill="FFFFFF"/>
        </w:rPr>
        <w:t xml:space="preserve">To begin, download the </w:t>
      </w:r>
      <w:proofErr w:type="spellStart"/>
      <w:r w:rsidRPr="005A7FE3">
        <w:rPr>
          <w:rFonts w:ascii="Times New Roman" w:hAnsi="Times New Roman" w:cs="Times New Roman"/>
          <w:color w:val="000000" w:themeColor="text1"/>
          <w:sz w:val="24"/>
          <w:szCs w:val="24"/>
          <w:shd w:val="clear" w:color="auto" w:fill="FFFFFF"/>
        </w:rPr>
        <w:t>Arduino</w:t>
      </w:r>
      <w:proofErr w:type="spellEnd"/>
      <w:r w:rsidRPr="005A7FE3">
        <w:rPr>
          <w:rFonts w:ascii="Times New Roman" w:hAnsi="Times New Roman" w:cs="Times New Roman"/>
          <w:color w:val="000000" w:themeColor="text1"/>
          <w:sz w:val="24"/>
          <w:szCs w:val="24"/>
          <w:shd w:val="clear" w:color="auto" w:fill="FFFFFF"/>
        </w:rPr>
        <w:t xml:space="preserve"> IDE from </w:t>
      </w:r>
      <w:r w:rsidRPr="005A7FE3">
        <w:rPr>
          <w:rFonts w:ascii="Times New Roman" w:hAnsi="Times New Roman" w:cs="Times New Roman"/>
          <w:color w:val="000000" w:themeColor="text1"/>
          <w:sz w:val="24"/>
          <w:szCs w:val="24"/>
        </w:rPr>
        <w:t xml:space="preserve">the </w:t>
      </w:r>
      <w:proofErr w:type="spellStart"/>
      <w:r w:rsidRPr="005A7FE3">
        <w:rPr>
          <w:rFonts w:ascii="Times New Roman" w:hAnsi="Times New Roman" w:cs="Times New Roman"/>
          <w:color w:val="000000" w:themeColor="text1"/>
          <w:sz w:val="24"/>
          <w:szCs w:val="24"/>
        </w:rPr>
        <w:t>Arduino</w:t>
      </w:r>
      <w:proofErr w:type="spellEnd"/>
      <w:r w:rsidRPr="005A7FE3">
        <w:rPr>
          <w:rFonts w:ascii="Times New Roman" w:hAnsi="Times New Roman" w:cs="Times New Roman"/>
          <w:color w:val="000000" w:themeColor="text1"/>
          <w:sz w:val="24"/>
          <w:szCs w:val="24"/>
        </w:rPr>
        <w:t xml:space="preserve"> website</w:t>
      </w:r>
      <w:r w:rsidRPr="005A7FE3">
        <w:rPr>
          <w:rFonts w:ascii="Times New Roman" w:hAnsi="Times New Roman" w:cs="Times New Roman"/>
          <w:color w:val="000000" w:themeColor="text1"/>
          <w:sz w:val="24"/>
          <w:szCs w:val="24"/>
          <w:shd w:val="clear" w:color="auto" w:fill="FFFFFF"/>
        </w:rPr>
        <w:t>. Make sure to select the right version for your Operating System (OS). For a full getting started guide for each OS, please refer to </w:t>
      </w:r>
      <w:r w:rsidRPr="005A7FE3">
        <w:rPr>
          <w:rFonts w:ascii="Times New Roman" w:hAnsi="Times New Roman" w:cs="Times New Roman"/>
          <w:color w:val="000000" w:themeColor="text1"/>
          <w:sz w:val="24"/>
          <w:szCs w:val="24"/>
        </w:rPr>
        <w:t xml:space="preserve">the </w:t>
      </w:r>
      <w:proofErr w:type="spellStart"/>
      <w:r w:rsidRPr="005A7FE3">
        <w:rPr>
          <w:rFonts w:ascii="Times New Roman" w:hAnsi="Times New Roman" w:cs="Times New Roman"/>
          <w:color w:val="000000" w:themeColor="text1"/>
          <w:sz w:val="24"/>
          <w:szCs w:val="24"/>
        </w:rPr>
        <w:t>Arduino</w:t>
      </w:r>
      <w:proofErr w:type="spellEnd"/>
      <w:r w:rsidRPr="005A7FE3">
        <w:rPr>
          <w:rFonts w:ascii="Times New Roman" w:hAnsi="Times New Roman" w:cs="Times New Roman"/>
          <w:color w:val="000000" w:themeColor="text1"/>
          <w:sz w:val="24"/>
          <w:szCs w:val="24"/>
        </w:rPr>
        <w:t xml:space="preserve"> guide.</w:t>
      </w:r>
      <w:r w:rsidRPr="005A7FE3">
        <w:rPr>
          <w:rFonts w:ascii="Times New Roman" w:hAnsi="Times New Roman" w:cs="Times New Roman"/>
          <w:color w:val="000000" w:themeColor="text1"/>
          <w:sz w:val="24"/>
          <w:szCs w:val="24"/>
          <w:shd w:val="clear" w:color="auto" w:fill="FFFFFF"/>
        </w:rPr>
        <w:t> Once the arduino.zip file has been downloaded, extract the file to a folder somewhere on your computer. There is no install simply open the folder and double click the .exe.</w:t>
      </w:r>
    </w:p>
    <w:p w:rsidR="005A7FE3" w:rsidRPr="005A7FE3" w:rsidRDefault="005A7FE3" w:rsidP="005A7FE3">
      <w:pPr>
        <w:spacing w:after="200" w:line="360" w:lineRule="auto"/>
        <w:jc w:val="both"/>
        <w:rPr>
          <w:rFonts w:ascii="Times New Roman" w:hAnsi="Times New Roman" w:cs="Times New Roman"/>
          <w:color w:val="000000" w:themeColor="text1"/>
          <w:sz w:val="24"/>
          <w:szCs w:val="24"/>
        </w:rPr>
      </w:pPr>
    </w:p>
    <w:p w:rsidR="005A7FE3" w:rsidRPr="005A7FE3" w:rsidRDefault="005A7FE3" w:rsidP="005A7FE3">
      <w:pPr>
        <w:spacing w:after="200" w:line="360" w:lineRule="auto"/>
        <w:jc w:val="both"/>
        <w:rPr>
          <w:rFonts w:ascii="Times New Roman" w:hAnsi="Times New Roman" w:cs="Times New Roman"/>
          <w:color w:val="000000" w:themeColor="text1"/>
          <w:sz w:val="24"/>
          <w:szCs w:val="24"/>
        </w:rPr>
      </w:pPr>
    </w:p>
    <w:p w:rsidR="005A7FE3" w:rsidRPr="005A7FE3" w:rsidRDefault="005A7FE3" w:rsidP="005A7FE3">
      <w:pPr>
        <w:spacing w:after="200" w:line="360" w:lineRule="auto"/>
        <w:jc w:val="both"/>
        <w:rPr>
          <w:rFonts w:ascii="Times New Roman" w:hAnsi="Times New Roman" w:cs="Times New Roman"/>
          <w:color w:val="000000" w:themeColor="text1"/>
          <w:sz w:val="24"/>
          <w:szCs w:val="24"/>
        </w:rPr>
      </w:pPr>
    </w:p>
    <w:p w:rsidR="005A7FE3" w:rsidRPr="005A7FE3" w:rsidRDefault="005A7FE3" w:rsidP="005A7FE3">
      <w:pPr>
        <w:spacing w:after="200" w:line="360" w:lineRule="auto"/>
        <w:jc w:val="both"/>
        <w:rPr>
          <w:rFonts w:ascii="Times New Roman" w:hAnsi="Times New Roman" w:cs="Times New Roman"/>
          <w:color w:val="000000" w:themeColor="text1"/>
          <w:sz w:val="24"/>
          <w:szCs w:val="24"/>
        </w:rPr>
      </w:pPr>
    </w:p>
    <w:p w:rsidR="005A7FE3" w:rsidRPr="005A7FE3" w:rsidRDefault="005A7FE3" w:rsidP="005A7FE3">
      <w:pPr>
        <w:spacing w:after="200" w:line="360" w:lineRule="auto"/>
        <w:jc w:val="both"/>
        <w:rPr>
          <w:rFonts w:ascii="Times New Roman" w:hAnsi="Times New Roman" w:cs="Times New Roman"/>
          <w:color w:val="000000" w:themeColor="text1"/>
          <w:sz w:val="24"/>
          <w:szCs w:val="24"/>
        </w:rPr>
      </w:pPr>
    </w:p>
    <w:p w:rsidR="005A7FE3" w:rsidRPr="005A7FE3" w:rsidRDefault="005A7FE3" w:rsidP="005A7FE3">
      <w:pPr>
        <w:spacing w:after="200" w:line="360" w:lineRule="auto"/>
        <w:jc w:val="both"/>
        <w:rPr>
          <w:rFonts w:ascii="Times New Roman" w:hAnsi="Times New Roman" w:cs="Times New Roman"/>
          <w:color w:val="000000" w:themeColor="text1"/>
          <w:sz w:val="24"/>
          <w:szCs w:val="24"/>
        </w:rPr>
      </w:pPr>
    </w:p>
    <w:p w:rsidR="005A7FE3" w:rsidRPr="005A7FE3" w:rsidRDefault="005A7FE3" w:rsidP="005A7FE3">
      <w:pPr>
        <w:spacing w:after="200" w:line="360" w:lineRule="auto"/>
        <w:jc w:val="both"/>
        <w:rPr>
          <w:rFonts w:ascii="Times New Roman" w:hAnsi="Times New Roman" w:cs="Times New Roman"/>
          <w:color w:val="000000" w:themeColor="text1"/>
          <w:sz w:val="24"/>
          <w:szCs w:val="24"/>
        </w:rPr>
      </w:pPr>
    </w:p>
    <w:p w:rsidR="005A7FE3" w:rsidRPr="005A7FE3" w:rsidRDefault="005A7FE3" w:rsidP="005A7FE3">
      <w:pPr>
        <w:spacing w:after="200" w:line="360" w:lineRule="auto"/>
        <w:jc w:val="both"/>
        <w:rPr>
          <w:rFonts w:ascii="Times New Roman" w:hAnsi="Times New Roman" w:cs="Times New Roman"/>
          <w:b/>
          <w:bCs/>
          <w:color w:val="000000" w:themeColor="text1"/>
          <w:sz w:val="24"/>
          <w:szCs w:val="24"/>
        </w:rPr>
      </w:pPr>
      <w:r w:rsidRPr="005A7FE3">
        <w:rPr>
          <w:rFonts w:ascii="Times New Roman" w:hAnsi="Times New Roman" w:cs="Times New Roman"/>
          <w:b/>
          <w:bCs/>
          <w:color w:val="000000" w:themeColor="text1"/>
          <w:sz w:val="24"/>
          <w:szCs w:val="24"/>
        </w:rPr>
        <w:t>Source code</w:t>
      </w:r>
    </w:p>
    <w:p w:rsidR="005A7FE3" w:rsidRPr="005A7FE3" w:rsidRDefault="005A7FE3" w:rsidP="005A7FE3">
      <w:pPr>
        <w:spacing w:after="200" w:line="360" w:lineRule="auto"/>
        <w:jc w:val="both"/>
        <w:rPr>
          <w:rFonts w:ascii="Times New Roman" w:hAnsi="Times New Roman" w:cs="Times New Roman"/>
          <w:b/>
          <w:bCs/>
          <w:color w:val="000000" w:themeColor="text1"/>
          <w:sz w:val="24"/>
          <w:szCs w:val="24"/>
        </w:rPr>
      </w:pPr>
    </w:p>
    <w:p w:rsidR="005A7FE3" w:rsidRPr="005A7FE3" w:rsidRDefault="005A7FE3" w:rsidP="005A7FE3">
      <w:pPr>
        <w:spacing w:after="200" w:line="360" w:lineRule="auto"/>
        <w:jc w:val="both"/>
        <w:rPr>
          <w:rFonts w:ascii="Times New Roman" w:hAnsi="Times New Roman" w:cs="Times New Roman"/>
          <w:color w:val="000000" w:themeColor="text1"/>
          <w:sz w:val="24"/>
          <w:szCs w:val="24"/>
        </w:rPr>
      </w:pPr>
    </w:p>
    <w:p w:rsidR="005A7FE3" w:rsidRPr="005A7FE3" w:rsidRDefault="005A7FE3" w:rsidP="005A7FE3">
      <w:pPr>
        <w:spacing w:after="200" w:line="360" w:lineRule="auto"/>
        <w:jc w:val="both"/>
        <w:rPr>
          <w:rFonts w:ascii="Times New Roman" w:hAnsi="Times New Roman" w:cs="Times New Roman"/>
          <w:color w:val="000000" w:themeColor="text1"/>
          <w:sz w:val="24"/>
          <w:szCs w:val="24"/>
        </w:rPr>
      </w:pPr>
    </w:p>
    <w:p w:rsidR="005A7FE3" w:rsidRPr="005A7FE3" w:rsidRDefault="005A7FE3" w:rsidP="005A7FE3">
      <w:pPr>
        <w:spacing w:after="200" w:line="360" w:lineRule="auto"/>
        <w:jc w:val="both"/>
        <w:rPr>
          <w:rFonts w:ascii="Times New Roman" w:hAnsi="Times New Roman" w:cs="Times New Roman"/>
          <w:color w:val="000000" w:themeColor="text1"/>
          <w:sz w:val="24"/>
          <w:szCs w:val="24"/>
        </w:rPr>
      </w:pPr>
    </w:p>
    <w:p w:rsidR="005A7FE3" w:rsidRPr="005A7FE3" w:rsidRDefault="005A7FE3" w:rsidP="005A7FE3">
      <w:pPr>
        <w:spacing w:after="200" w:line="360" w:lineRule="auto"/>
        <w:jc w:val="both"/>
        <w:rPr>
          <w:rFonts w:ascii="Times New Roman" w:hAnsi="Times New Roman" w:cs="Times New Roman"/>
          <w:color w:val="000000" w:themeColor="text1"/>
          <w:sz w:val="24"/>
          <w:szCs w:val="24"/>
        </w:rPr>
      </w:pPr>
    </w:p>
    <w:p w:rsidR="005A7FE3" w:rsidRPr="005A7FE3" w:rsidRDefault="005A7FE3" w:rsidP="005A7FE3">
      <w:pPr>
        <w:spacing w:after="200" w:line="360" w:lineRule="auto"/>
        <w:jc w:val="both"/>
        <w:rPr>
          <w:rFonts w:ascii="Times New Roman" w:hAnsi="Times New Roman" w:cs="Times New Roman"/>
          <w:color w:val="000000" w:themeColor="text1"/>
          <w:sz w:val="24"/>
          <w:szCs w:val="24"/>
        </w:rPr>
      </w:pPr>
    </w:p>
    <w:p w:rsidR="005A7FE3" w:rsidRPr="005A7FE3" w:rsidRDefault="005A7FE3" w:rsidP="005A7FE3">
      <w:pPr>
        <w:spacing w:after="200" w:line="360" w:lineRule="auto"/>
        <w:jc w:val="both"/>
        <w:rPr>
          <w:rFonts w:ascii="Times New Roman" w:hAnsi="Times New Roman" w:cs="Times New Roman"/>
          <w:color w:val="000000" w:themeColor="text1"/>
          <w:sz w:val="24"/>
          <w:szCs w:val="24"/>
        </w:rPr>
      </w:pPr>
    </w:p>
    <w:p w:rsidR="005A7FE3" w:rsidRPr="005A7FE3" w:rsidRDefault="005A7FE3" w:rsidP="005A7FE3">
      <w:pPr>
        <w:spacing w:after="200" w:line="360" w:lineRule="auto"/>
        <w:jc w:val="both"/>
        <w:rPr>
          <w:rFonts w:ascii="Times New Roman" w:hAnsi="Times New Roman" w:cs="Times New Roman"/>
          <w:color w:val="000000" w:themeColor="text1"/>
          <w:sz w:val="24"/>
          <w:szCs w:val="24"/>
        </w:rPr>
      </w:pPr>
    </w:p>
    <w:p w:rsidR="005A7FE3" w:rsidRPr="005A7FE3" w:rsidRDefault="005A7FE3" w:rsidP="005A7FE3">
      <w:pPr>
        <w:spacing w:after="200" w:line="360" w:lineRule="auto"/>
        <w:jc w:val="both"/>
        <w:rPr>
          <w:rFonts w:ascii="Times New Roman" w:hAnsi="Times New Roman" w:cs="Times New Roman"/>
          <w:color w:val="000000" w:themeColor="text1"/>
          <w:sz w:val="24"/>
          <w:szCs w:val="24"/>
        </w:rPr>
      </w:pPr>
    </w:p>
    <w:p w:rsidR="005A7FE3" w:rsidRPr="005A7FE3" w:rsidRDefault="005A7FE3" w:rsidP="005A7FE3">
      <w:pPr>
        <w:spacing w:after="200" w:line="360" w:lineRule="auto"/>
        <w:jc w:val="both"/>
        <w:rPr>
          <w:rFonts w:ascii="Times New Roman" w:hAnsi="Times New Roman" w:cs="Times New Roman"/>
          <w:color w:val="000000" w:themeColor="text1"/>
          <w:sz w:val="24"/>
          <w:szCs w:val="24"/>
        </w:rPr>
      </w:pPr>
    </w:p>
    <w:p w:rsidR="005A7FE3" w:rsidRPr="005A7FE3" w:rsidRDefault="005A7FE3" w:rsidP="005A7FE3">
      <w:pPr>
        <w:spacing w:after="200" w:line="360" w:lineRule="auto"/>
        <w:jc w:val="both"/>
        <w:rPr>
          <w:rFonts w:ascii="Times New Roman" w:hAnsi="Times New Roman" w:cs="Times New Roman"/>
          <w:color w:val="000000" w:themeColor="text1"/>
          <w:sz w:val="24"/>
          <w:szCs w:val="24"/>
        </w:rPr>
      </w:pPr>
    </w:p>
    <w:p w:rsidR="005A7FE3" w:rsidRPr="005A7FE3" w:rsidRDefault="005A7FE3" w:rsidP="005A7FE3">
      <w:pPr>
        <w:spacing w:after="200" w:line="360" w:lineRule="auto"/>
        <w:jc w:val="both"/>
        <w:rPr>
          <w:rFonts w:ascii="Times New Roman" w:hAnsi="Times New Roman" w:cs="Times New Roman"/>
          <w:color w:val="000000" w:themeColor="text1"/>
          <w:sz w:val="24"/>
          <w:szCs w:val="24"/>
        </w:rPr>
      </w:pPr>
    </w:p>
    <w:p w:rsidR="005A7FE3" w:rsidRPr="005A7FE3" w:rsidRDefault="005A7FE3" w:rsidP="005A7FE3">
      <w:pPr>
        <w:spacing w:after="200" w:line="360" w:lineRule="auto"/>
        <w:jc w:val="both"/>
        <w:rPr>
          <w:rFonts w:ascii="Times New Roman" w:hAnsi="Times New Roman" w:cs="Times New Roman"/>
          <w:color w:val="000000" w:themeColor="text1"/>
          <w:sz w:val="24"/>
          <w:szCs w:val="24"/>
        </w:rPr>
      </w:pPr>
    </w:p>
    <w:p w:rsidR="005A7FE3" w:rsidRPr="005A7FE3" w:rsidRDefault="005A7FE3" w:rsidP="005A7FE3">
      <w:pPr>
        <w:spacing w:after="200" w:line="360" w:lineRule="auto"/>
        <w:jc w:val="both"/>
        <w:rPr>
          <w:rFonts w:ascii="Times New Roman" w:hAnsi="Times New Roman" w:cs="Times New Roman"/>
          <w:color w:val="000000" w:themeColor="text1"/>
          <w:sz w:val="24"/>
          <w:szCs w:val="24"/>
        </w:rPr>
      </w:pPr>
    </w:p>
    <w:p w:rsidR="005A7FE3" w:rsidRPr="005A7FE3" w:rsidRDefault="005A7FE3" w:rsidP="005A7FE3">
      <w:pPr>
        <w:spacing w:after="200" w:line="360" w:lineRule="auto"/>
        <w:jc w:val="both"/>
        <w:rPr>
          <w:rFonts w:ascii="Times New Roman" w:hAnsi="Times New Roman" w:cs="Times New Roman"/>
          <w:color w:val="000000" w:themeColor="text1"/>
          <w:sz w:val="24"/>
          <w:szCs w:val="24"/>
        </w:rPr>
      </w:pPr>
    </w:p>
    <w:p w:rsidR="005A7FE3" w:rsidRPr="005A7FE3" w:rsidRDefault="005A7FE3" w:rsidP="005A7FE3">
      <w:pPr>
        <w:spacing w:after="200" w:line="360" w:lineRule="auto"/>
        <w:jc w:val="both"/>
        <w:rPr>
          <w:rFonts w:ascii="Times New Roman" w:hAnsi="Times New Roman" w:cs="Times New Roman"/>
          <w:color w:val="000000" w:themeColor="text1"/>
          <w:sz w:val="24"/>
          <w:szCs w:val="24"/>
        </w:rPr>
      </w:pPr>
    </w:p>
    <w:p w:rsidR="005A7FE3" w:rsidRPr="005A7FE3" w:rsidRDefault="005A7FE3" w:rsidP="005A7FE3">
      <w:pPr>
        <w:spacing w:after="200" w:line="360" w:lineRule="auto"/>
        <w:jc w:val="both"/>
        <w:rPr>
          <w:rFonts w:ascii="Times New Roman" w:hAnsi="Times New Roman" w:cs="Times New Roman"/>
          <w:color w:val="000000" w:themeColor="text1"/>
          <w:sz w:val="24"/>
          <w:szCs w:val="24"/>
        </w:rPr>
      </w:pPr>
    </w:p>
    <w:p w:rsidR="005A7FE3" w:rsidRPr="005A7FE3" w:rsidRDefault="005A7FE3" w:rsidP="005A7FE3">
      <w:pPr>
        <w:spacing w:after="200" w:line="360" w:lineRule="auto"/>
        <w:jc w:val="both"/>
        <w:rPr>
          <w:rFonts w:ascii="Times New Roman" w:hAnsi="Times New Roman" w:cs="Times New Roman"/>
          <w:color w:val="000000" w:themeColor="text1"/>
          <w:sz w:val="24"/>
          <w:szCs w:val="24"/>
        </w:rPr>
      </w:pPr>
    </w:p>
    <w:p w:rsidR="005A7FE3" w:rsidRPr="005A7FE3" w:rsidRDefault="005A7FE3" w:rsidP="005A7FE3">
      <w:pPr>
        <w:spacing w:after="200" w:line="360" w:lineRule="auto"/>
        <w:jc w:val="both"/>
        <w:rPr>
          <w:rFonts w:ascii="Times New Roman" w:hAnsi="Times New Roman" w:cs="Times New Roman"/>
          <w:color w:val="000000" w:themeColor="text1"/>
          <w:sz w:val="24"/>
          <w:szCs w:val="24"/>
        </w:rPr>
      </w:pPr>
    </w:p>
    <w:p w:rsidR="005A7FE3" w:rsidRPr="005A7FE3" w:rsidRDefault="005A7FE3" w:rsidP="005A7FE3">
      <w:pPr>
        <w:spacing w:after="200" w:line="360" w:lineRule="auto"/>
        <w:jc w:val="both"/>
        <w:rPr>
          <w:rFonts w:ascii="Times New Roman" w:hAnsi="Times New Roman" w:cs="Times New Roman"/>
          <w:color w:val="000000" w:themeColor="text1"/>
          <w:sz w:val="24"/>
          <w:szCs w:val="24"/>
        </w:rPr>
      </w:pPr>
    </w:p>
    <w:p w:rsidR="005A7FE3" w:rsidRPr="005A7FE3" w:rsidRDefault="005A7FE3" w:rsidP="005A7FE3">
      <w:pPr>
        <w:spacing w:after="200" w:line="360" w:lineRule="auto"/>
        <w:jc w:val="both"/>
        <w:rPr>
          <w:rFonts w:ascii="Times New Roman" w:hAnsi="Times New Roman" w:cs="Times New Roman"/>
          <w:color w:val="000000" w:themeColor="text1"/>
          <w:sz w:val="24"/>
          <w:szCs w:val="24"/>
        </w:rPr>
      </w:pPr>
    </w:p>
    <w:p w:rsidR="005A7FE3" w:rsidRPr="005A7FE3" w:rsidRDefault="005A7FE3" w:rsidP="005A7FE3">
      <w:pPr>
        <w:spacing w:after="200" w:line="360" w:lineRule="auto"/>
        <w:jc w:val="both"/>
        <w:rPr>
          <w:rFonts w:ascii="Times New Roman" w:hAnsi="Times New Roman" w:cs="Times New Roman"/>
          <w:color w:val="000000" w:themeColor="text1"/>
          <w:sz w:val="24"/>
          <w:szCs w:val="24"/>
        </w:rPr>
      </w:pPr>
    </w:p>
    <w:p w:rsidR="005A7FE3" w:rsidRPr="005A7FE3" w:rsidRDefault="005A7FE3" w:rsidP="005A7FE3">
      <w:pPr>
        <w:spacing w:after="200" w:line="360" w:lineRule="auto"/>
        <w:jc w:val="both"/>
        <w:rPr>
          <w:rFonts w:ascii="Times New Roman" w:hAnsi="Times New Roman" w:cs="Times New Roman"/>
          <w:b/>
          <w:bCs/>
          <w:color w:val="000000" w:themeColor="text1"/>
          <w:sz w:val="24"/>
          <w:szCs w:val="24"/>
        </w:rPr>
      </w:pPr>
      <w:r w:rsidRPr="005A7FE3">
        <w:rPr>
          <w:rFonts w:ascii="Times New Roman" w:hAnsi="Times New Roman" w:cs="Times New Roman"/>
          <w:b/>
          <w:bCs/>
          <w:color w:val="000000" w:themeColor="text1"/>
          <w:sz w:val="24"/>
          <w:szCs w:val="24"/>
        </w:rPr>
        <w:t>Results</w:t>
      </w:r>
    </w:p>
    <w:p w:rsidR="005A7FE3" w:rsidRPr="005A7FE3" w:rsidRDefault="005A7FE3" w:rsidP="005A7FE3">
      <w:pPr>
        <w:spacing w:after="200" w:line="360" w:lineRule="auto"/>
        <w:jc w:val="both"/>
        <w:rPr>
          <w:rFonts w:ascii="Times New Roman" w:hAnsi="Times New Roman" w:cs="Times New Roman"/>
          <w:color w:val="000000" w:themeColor="text1"/>
          <w:sz w:val="24"/>
          <w:szCs w:val="24"/>
        </w:rPr>
      </w:pPr>
    </w:p>
    <w:p w:rsidR="005A7FE3" w:rsidRPr="005A7FE3" w:rsidRDefault="005A7FE3" w:rsidP="005A7FE3">
      <w:pPr>
        <w:spacing w:after="200" w:line="360" w:lineRule="auto"/>
        <w:jc w:val="both"/>
        <w:rPr>
          <w:rFonts w:ascii="Times New Roman" w:hAnsi="Times New Roman" w:cs="Times New Roman"/>
          <w:color w:val="000000" w:themeColor="text1"/>
          <w:sz w:val="24"/>
          <w:szCs w:val="24"/>
        </w:rPr>
      </w:pPr>
    </w:p>
    <w:p w:rsidR="005A7FE3" w:rsidRPr="005A7FE3" w:rsidRDefault="005A7FE3" w:rsidP="005A7FE3">
      <w:pPr>
        <w:spacing w:after="200" w:line="360" w:lineRule="auto"/>
        <w:jc w:val="both"/>
        <w:rPr>
          <w:rFonts w:ascii="Times New Roman" w:hAnsi="Times New Roman" w:cs="Times New Roman"/>
          <w:color w:val="000000" w:themeColor="text1"/>
          <w:sz w:val="24"/>
          <w:szCs w:val="24"/>
        </w:rPr>
      </w:pPr>
    </w:p>
    <w:p w:rsidR="005A7FE3" w:rsidRPr="005A7FE3" w:rsidRDefault="005A7FE3" w:rsidP="005A7FE3">
      <w:pPr>
        <w:spacing w:after="200" w:line="360" w:lineRule="auto"/>
        <w:jc w:val="both"/>
        <w:rPr>
          <w:rFonts w:ascii="Times New Roman" w:hAnsi="Times New Roman" w:cs="Times New Roman"/>
          <w:color w:val="000000" w:themeColor="text1"/>
          <w:sz w:val="24"/>
          <w:szCs w:val="24"/>
        </w:rPr>
      </w:pPr>
    </w:p>
    <w:p w:rsidR="005A7FE3" w:rsidRPr="005A7FE3" w:rsidRDefault="005A7FE3" w:rsidP="005A7FE3">
      <w:pPr>
        <w:spacing w:after="200" w:line="360" w:lineRule="auto"/>
        <w:jc w:val="both"/>
        <w:rPr>
          <w:rFonts w:ascii="Times New Roman" w:hAnsi="Times New Roman" w:cs="Times New Roman"/>
          <w:color w:val="000000" w:themeColor="text1"/>
          <w:sz w:val="24"/>
          <w:szCs w:val="24"/>
        </w:rPr>
      </w:pPr>
    </w:p>
    <w:p w:rsidR="005A7FE3" w:rsidRPr="005A7FE3" w:rsidRDefault="005A7FE3" w:rsidP="005A7FE3">
      <w:pPr>
        <w:spacing w:after="200" w:line="360" w:lineRule="auto"/>
        <w:jc w:val="both"/>
        <w:rPr>
          <w:rFonts w:ascii="Times New Roman" w:hAnsi="Times New Roman" w:cs="Times New Roman"/>
          <w:color w:val="000000" w:themeColor="text1"/>
          <w:sz w:val="24"/>
          <w:szCs w:val="24"/>
        </w:rPr>
      </w:pPr>
    </w:p>
    <w:p w:rsidR="005A7FE3" w:rsidRPr="005A7FE3" w:rsidRDefault="005A7FE3" w:rsidP="005A7FE3">
      <w:pPr>
        <w:spacing w:after="200" w:line="360" w:lineRule="auto"/>
        <w:jc w:val="both"/>
        <w:rPr>
          <w:rFonts w:ascii="Times New Roman" w:hAnsi="Times New Roman" w:cs="Times New Roman"/>
          <w:color w:val="000000" w:themeColor="text1"/>
          <w:sz w:val="24"/>
          <w:szCs w:val="24"/>
        </w:rPr>
      </w:pPr>
    </w:p>
    <w:p w:rsidR="005A7FE3" w:rsidRPr="005A7FE3" w:rsidRDefault="005A7FE3" w:rsidP="005A7FE3">
      <w:pPr>
        <w:spacing w:after="200" w:line="360" w:lineRule="auto"/>
        <w:jc w:val="both"/>
        <w:rPr>
          <w:rFonts w:ascii="Times New Roman" w:hAnsi="Times New Roman" w:cs="Times New Roman"/>
          <w:color w:val="000000" w:themeColor="text1"/>
          <w:sz w:val="24"/>
          <w:szCs w:val="24"/>
        </w:rPr>
      </w:pPr>
    </w:p>
    <w:p w:rsidR="005A7FE3" w:rsidRPr="005A7FE3" w:rsidRDefault="005A7FE3" w:rsidP="005A7FE3">
      <w:pPr>
        <w:spacing w:after="200" w:line="360" w:lineRule="auto"/>
        <w:jc w:val="both"/>
        <w:rPr>
          <w:rFonts w:ascii="Times New Roman" w:hAnsi="Times New Roman" w:cs="Times New Roman"/>
          <w:color w:val="000000" w:themeColor="text1"/>
          <w:sz w:val="24"/>
          <w:szCs w:val="24"/>
        </w:rPr>
      </w:pPr>
    </w:p>
    <w:p w:rsidR="005A7FE3" w:rsidRPr="005A7FE3" w:rsidRDefault="005A7FE3" w:rsidP="005A7FE3">
      <w:pPr>
        <w:spacing w:after="200" w:line="360" w:lineRule="auto"/>
        <w:jc w:val="both"/>
        <w:rPr>
          <w:rFonts w:ascii="Times New Roman" w:hAnsi="Times New Roman" w:cs="Times New Roman"/>
          <w:color w:val="000000" w:themeColor="text1"/>
          <w:sz w:val="24"/>
          <w:szCs w:val="24"/>
        </w:rPr>
      </w:pPr>
    </w:p>
    <w:p w:rsidR="005A7FE3" w:rsidRPr="005A7FE3" w:rsidRDefault="005A7FE3" w:rsidP="005A7FE3">
      <w:pPr>
        <w:spacing w:after="200" w:line="360" w:lineRule="auto"/>
        <w:jc w:val="both"/>
        <w:rPr>
          <w:rFonts w:ascii="Times New Roman" w:hAnsi="Times New Roman" w:cs="Times New Roman"/>
          <w:color w:val="000000" w:themeColor="text1"/>
          <w:sz w:val="24"/>
          <w:szCs w:val="24"/>
        </w:rPr>
      </w:pPr>
    </w:p>
    <w:p w:rsidR="005A7FE3" w:rsidRPr="005A7FE3" w:rsidRDefault="005A7FE3" w:rsidP="005A7FE3">
      <w:pPr>
        <w:spacing w:after="200" w:line="360" w:lineRule="auto"/>
        <w:jc w:val="both"/>
        <w:rPr>
          <w:rFonts w:ascii="Times New Roman" w:hAnsi="Times New Roman" w:cs="Times New Roman"/>
          <w:color w:val="000000" w:themeColor="text1"/>
          <w:sz w:val="24"/>
          <w:szCs w:val="24"/>
        </w:rPr>
      </w:pPr>
    </w:p>
    <w:p w:rsidR="005A7FE3" w:rsidRPr="005A7FE3" w:rsidRDefault="005A7FE3" w:rsidP="005A7FE3">
      <w:pPr>
        <w:spacing w:after="200" w:line="360" w:lineRule="auto"/>
        <w:jc w:val="both"/>
        <w:rPr>
          <w:rFonts w:ascii="Times New Roman" w:hAnsi="Times New Roman" w:cs="Times New Roman"/>
          <w:color w:val="000000" w:themeColor="text1"/>
          <w:sz w:val="24"/>
          <w:szCs w:val="24"/>
        </w:rPr>
      </w:pPr>
    </w:p>
    <w:p w:rsidR="005A7FE3" w:rsidRPr="005A7FE3" w:rsidRDefault="005A7FE3" w:rsidP="005A7FE3">
      <w:pPr>
        <w:spacing w:after="200" w:line="360" w:lineRule="auto"/>
        <w:jc w:val="both"/>
        <w:rPr>
          <w:rFonts w:ascii="Times New Roman" w:hAnsi="Times New Roman" w:cs="Times New Roman"/>
          <w:color w:val="000000" w:themeColor="text1"/>
          <w:sz w:val="24"/>
          <w:szCs w:val="24"/>
        </w:rPr>
      </w:pPr>
    </w:p>
    <w:p w:rsidR="005A7FE3" w:rsidRPr="005A7FE3" w:rsidRDefault="005A7FE3" w:rsidP="005A7FE3">
      <w:pPr>
        <w:spacing w:after="200" w:line="360" w:lineRule="auto"/>
        <w:jc w:val="both"/>
        <w:rPr>
          <w:rFonts w:ascii="Times New Roman" w:hAnsi="Times New Roman" w:cs="Times New Roman"/>
          <w:color w:val="000000" w:themeColor="text1"/>
          <w:sz w:val="24"/>
          <w:szCs w:val="24"/>
        </w:rPr>
      </w:pPr>
    </w:p>
    <w:p w:rsidR="005A7FE3" w:rsidRPr="005A7FE3" w:rsidRDefault="005A7FE3" w:rsidP="005A7FE3">
      <w:pPr>
        <w:spacing w:after="200" w:line="360" w:lineRule="auto"/>
        <w:jc w:val="both"/>
        <w:rPr>
          <w:rFonts w:ascii="Times New Roman" w:hAnsi="Times New Roman" w:cs="Times New Roman"/>
          <w:color w:val="000000" w:themeColor="text1"/>
          <w:sz w:val="24"/>
          <w:szCs w:val="24"/>
        </w:rPr>
      </w:pPr>
    </w:p>
    <w:p w:rsidR="005A7FE3" w:rsidRPr="005A7FE3" w:rsidRDefault="005A7FE3" w:rsidP="005A7FE3">
      <w:pPr>
        <w:spacing w:after="200" w:line="360" w:lineRule="auto"/>
        <w:jc w:val="both"/>
        <w:rPr>
          <w:rFonts w:ascii="Times New Roman" w:hAnsi="Times New Roman" w:cs="Times New Roman"/>
          <w:color w:val="000000" w:themeColor="text1"/>
          <w:sz w:val="24"/>
          <w:szCs w:val="24"/>
        </w:rPr>
      </w:pPr>
    </w:p>
    <w:p w:rsidR="005A7FE3" w:rsidRPr="005A7FE3" w:rsidRDefault="005A7FE3" w:rsidP="005A7FE3">
      <w:pPr>
        <w:spacing w:after="200" w:line="360" w:lineRule="auto"/>
        <w:jc w:val="both"/>
        <w:rPr>
          <w:rFonts w:ascii="Times New Roman" w:hAnsi="Times New Roman" w:cs="Times New Roman"/>
          <w:color w:val="000000" w:themeColor="text1"/>
          <w:sz w:val="24"/>
          <w:szCs w:val="24"/>
        </w:rPr>
      </w:pPr>
    </w:p>
    <w:p w:rsidR="005A7FE3" w:rsidRPr="005A7FE3" w:rsidRDefault="005A7FE3" w:rsidP="005A7FE3">
      <w:pPr>
        <w:spacing w:after="200" w:line="360" w:lineRule="auto"/>
        <w:jc w:val="both"/>
        <w:rPr>
          <w:rFonts w:ascii="Times New Roman" w:hAnsi="Times New Roman" w:cs="Times New Roman"/>
          <w:color w:val="000000" w:themeColor="text1"/>
          <w:sz w:val="24"/>
          <w:szCs w:val="24"/>
        </w:rPr>
      </w:pPr>
    </w:p>
    <w:p w:rsidR="005A7FE3" w:rsidRPr="005A7FE3" w:rsidRDefault="005A7FE3" w:rsidP="005A7FE3">
      <w:pPr>
        <w:spacing w:after="200" w:line="360" w:lineRule="auto"/>
        <w:jc w:val="both"/>
        <w:rPr>
          <w:rFonts w:ascii="Times New Roman" w:hAnsi="Times New Roman" w:cs="Times New Roman"/>
          <w:color w:val="000000" w:themeColor="text1"/>
          <w:sz w:val="24"/>
          <w:szCs w:val="24"/>
        </w:rPr>
      </w:pPr>
    </w:p>
    <w:p w:rsidR="005A7FE3" w:rsidRPr="005A7FE3" w:rsidRDefault="005A7FE3" w:rsidP="005A7FE3">
      <w:pPr>
        <w:spacing w:after="200" w:line="360" w:lineRule="auto"/>
        <w:jc w:val="both"/>
        <w:rPr>
          <w:rFonts w:ascii="Times New Roman" w:hAnsi="Times New Roman" w:cs="Times New Roman"/>
          <w:color w:val="000000" w:themeColor="text1"/>
          <w:sz w:val="24"/>
          <w:szCs w:val="24"/>
        </w:rPr>
      </w:pPr>
    </w:p>
    <w:p w:rsidR="000A461D" w:rsidRPr="005A7FE3" w:rsidRDefault="000A461D" w:rsidP="005A7FE3">
      <w:pPr>
        <w:spacing w:line="360" w:lineRule="auto"/>
        <w:jc w:val="both"/>
        <w:rPr>
          <w:rFonts w:ascii="Times New Roman" w:hAnsi="Times New Roman" w:cs="Times New Roman"/>
          <w:bCs/>
          <w:sz w:val="24"/>
          <w:szCs w:val="24"/>
        </w:rPr>
      </w:pPr>
    </w:p>
    <w:p w:rsidR="002025C1" w:rsidRPr="005A7FE3" w:rsidRDefault="00C27F3B" w:rsidP="005A7FE3">
      <w:pPr>
        <w:spacing w:line="360" w:lineRule="auto"/>
        <w:jc w:val="both"/>
        <w:rPr>
          <w:rFonts w:ascii="Times New Roman" w:hAnsi="Times New Roman" w:cs="Times New Roman"/>
          <w:b/>
          <w:bCs/>
          <w:sz w:val="24"/>
          <w:szCs w:val="24"/>
        </w:rPr>
      </w:pPr>
      <w:r w:rsidRPr="005A7FE3">
        <w:rPr>
          <w:rFonts w:ascii="Times New Roman" w:hAnsi="Times New Roman" w:cs="Times New Roman"/>
          <w:b/>
          <w:bCs/>
          <w:sz w:val="24"/>
          <w:szCs w:val="24"/>
        </w:rPr>
        <w:t>Conclusion:</w:t>
      </w:r>
    </w:p>
    <w:p w:rsidR="000A461D" w:rsidRPr="005A7FE3" w:rsidRDefault="000A461D" w:rsidP="005A7FE3">
      <w:pPr>
        <w:pStyle w:val="NormalWeb"/>
        <w:shd w:val="clear" w:color="auto" w:fill="FFFFFF"/>
        <w:spacing w:before="0" w:beforeAutospacing="0" w:after="312" w:afterAutospacing="0" w:line="360" w:lineRule="auto"/>
        <w:jc w:val="both"/>
      </w:pPr>
      <w:r w:rsidRPr="005A7FE3">
        <w:t>The system designed provides safety of the riders, in case of accidents it will notify the registered contact and the location of the accident provides a timely safety measure. This also detects the consumption of alcohol and prevents drink and drive cases. This also ensures the person wears the helmet mandatorily.</w:t>
      </w:r>
    </w:p>
    <w:p w:rsidR="000A461D" w:rsidRPr="005A7FE3" w:rsidRDefault="000A461D" w:rsidP="005A7FE3">
      <w:pPr>
        <w:pStyle w:val="NormalWeb"/>
        <w:numPr>
          <w:ilvl w:val="0"/>
          <w:numId w:val="15"/>
        </w:numPr>
        <w:shd w:val="clear" w:color="auto" w:fill="FFFFFF"/>
        <w:spacing w:before="0" w:beforeAutospacing="0" w:after="312" w:afterAutospacing="0" w:line="360" w:lineRule="auto"/>
        <w:ind w:left="1032"/>
        <w:jc w:val="both"/>
      </w:pPr>
      <w:proofErr w:type="spellStart"/>
      <w:r w:rsidRPr="005A7FE3">
        <w:t>Syan</w:t>
      </w:r>
      <w:proofErr w:type="spellEnd"/>
      <w:r w:rsidRPr="005A7FE3">
        <w:t xml:space="preserve"> </w:t>
      </w:r>
      <w:proofErr w:type="spellStart"/>
      <w:r w:rsidRPr="005A7FE3">
        <w:t>Tapadar</w:t>
      </w:r>
      <w:proofErr w:type="spellEnd"/>
      <w:r w:rsidRPr="005A7FE3">
        <w:t xml:space="preserve">, </w:t>
      </w:r>
      <w:proofErr w:type="spellStart"/>
      <w:r w:rsidRPr="005A7FE3">
        <w:t>Arnab</w:t>
      </w:r>
      <w:proofErr w:type="spellEnd"/>
      <w:r w:rsidRPr="005A7FE3">
        <w:t xml:space="preserve"> Kumar </w:t>
      </w:r>
      <w:proofErr w:type="spellStart"/>
      <w:r w:rsidRPr="005A7FE3">
        <w:t>Saha</w:t>
      </w:r>
      <w:proofErr w:type="spellEnd"/>
      <w:r w:rsidRPr="005A7FE3">
        <w:t xml:space="preserve">, Dr </w:t>
      </w:r>
      <w:proofErr w:type="spellStart"/>
      <w:r w:rsidRPr="005A7FE3">
        <w:t>Himadri</w:t>
      </w:r>
      <w:proofErr w:type="spellEnd"/>
      <w:r w:rsidRPr="005A7FE3">
        <w:t xml:space="preserve"> </w:t>
      </w:r>
      <w:proofErr w:type="spellStart"/>
      <w:r w:rsidRPr="005A7FE3">
        <w:t>Nath</w:t>
      </w:r>
      <w:proofErr w:type="spellEnd"/>
      <w:r w:rsidRPr="005A7FE3">
        <w:t xml:space="preserve"> </w:t>
      </w:r>
      <w:proofErr w:type="spellStart"/>
      <w:r w:rsidRPr="005A7FE3">
        <w:t>Saha</w:t>
      </w:r>
      <w:proofErr w:type="spellEnd"/>
      <w:r w:rsidRPr="005A7FE3">
        <w:t xml:space="preserve">, </w:t>
      </w:r>
      <w:proofErr w:type="spellStart"/>
      <w:r w:rsidRPr="005A7FE3">
        <w:t>Shinjini</w:t>
      </w:r>
      <w:proofErr w:type="spellEnd"/>
      <w:r w:rsidRPr="005A7FE3">
        <w:t xml:space="preserve"> Ray, Robin </w:t>
      </w:r>
      <w:proofErr w:type="spellStart"/>
      <w:r w:rsidRPr="005A7FE3">
        <w:t>Karlose</w:t>
      </w:r>
      <w:proofErr w:type="spellEnd"/>
      <w:r w:rsidRPr="005A7FE3">
        <w:t xml:space="preserve"> Accident and Alcohol detection in Bluetooth enabled Smart Helmets for motorbikes.</w:t>
      </w:r>
    </w:p>
    <w:p w:rsidR="000A461D" w:rsidRPr="005A7FE3" w:rsidRDefault="000A461D" w:rsidP="005A7FE3">
      <w:pPr>
        <w:pStyle w:val="NormalWeb"/>
        <w:numPr>
          <w:ilvl w:val="0"/>
          <w:numId w:val="15"/>
        </w:numPr>
        <w:shd w:val="clear" w:color="auto" w:fill="FFFFFF"/>
        <w:spacing w:before="0" w:beforeAutospacing="0" w:after="312" w:afterAutospacing="0" w:line="360" w:lineRule="auto"/>
        <w:ind w:left="1032"/>
        <w:jc w:val="both"/>
      </w:pPr>
      <w:proofErr w:type="spellStart"/>
      <w:r w:rsidRPr="005A7FE3">
        <w:t>Nitin</w:t>
      </w:r>
      <w:proofErr w:type="spellEnd"/>
      <w:r w:rsidRPr="005A7FE3">
        <w:t xml:space="preserve"> </w:t>
      </w:r>
      <w:proofErr w:type="spellStart"/>
      <w:r w:rsidRPr="005A7FE3">
        <w:t>Agarwal</w:t>
      </w:r>
      <w:proofErr w:type="spellEnd"/>
      <w:r w:rsidRPr="005A7FE3">
        <w:t xml:space="preserve">, </w:t>
      </w:r>
      <w:proofErr w:type="spellStart"/>
      <w:r w:rsidRPr="005A7FE3">
        <w:t>Anshul</w:t>
      </w:r>
      <w:proofErr w:type="spellEnd"/>
      <w:r w:rsidRPr="005A7FE3">
        <w:t xml:space="preserve"> Kumar Singh, </w:t>
      </w:r>
      <w:proofErr w:type="spellStart"/>
      <w:r w:rsidRPr="005A7FE3">
        <w:t>Pushpender</w:t>
      </w:r>
      <w:proofErr w:type="spellEnd"/>
      <w:r w:rsidRPr="005A7FE3">
        <w:t xml:space="preserve"> </w:t>
      </w:r>
      <w:proofErr w:type="spellStart"/>
      <w:r w:rsidRPr="005A7FE3">
        <w:t>Pratap</w:t>
      </w:r>
      <w:proofErr w:type="spellEnd"/>
      <w:r w:rsidRPr="005A7FE3">
        <w:t xml:space="preserve"> Singh, Rajesh </w:t>
      </w:r>
      <w:proofErr w:type="spellStart"/>
      <w:r w:rsidRPr="005A7FE3">
        <w:t>Sahani</w:t>
      </w:r>
      <w:proofErr w:type="spellEnd"/>
      <w:r w:rsidRPr="005A7FE3">
        <w:t>, SMART HELMET, International Research Journal of Engineering and Technology, Volume 2, issue 2, May 2015.</w:t>
      </w:r>
    </w:p>
    <w:p w:rsidR="000A461D" w:rsidRPr="005A7FE3" w:rsidRDefault="000A461D" w:rsidP="005A7FE3">
      <w:pPr>
        <w:pStyle w:val="NormalWeb"/>
        <w:numPr>
          <w:ilvl w:val="0"/>
          <w:numId w:val="15"/>
        </w:numPr>
        <w:shd w:val="clear" w:color="auto" w:fill="FFFFFF"/>
        <w:spacing w:before="0" w:beforeAutospacing="0" w:after="312" w:afterAutospacing="0" w:line="360" w:lineRule="auto"/>
        <w:ind w:left="1032"/>
        <w:jc w:val="both"/>
      </w:pPr>
      <w:r w:rsidRPr="005A7FE3">
        <w:t xml:space="preserve">N. </w:t>
      </w:r>
      <w:proofErr w:type="spellStart"/>
      <w:r w:rsidRPr="005A7FE3">
        <w:t>Fathima</w:t>
      </w:r>
      <w:proofErr w:type="spellEnd"/>
      <w:r w:rsidRPr="005A7FE3">
        <w:t xml:space="preserve">, A. </w:t>
      </w:r>
      <w:proofErr w:type="spellStart"/>
      <w:r w:rsidRPr="005A7FE3">
        <w:t>Ahammed</w:t>
      </w:r>
      <w:proofErr w:type="spellEnd"/>
      <w:r w:rsidRPr="005A7FE3">
        <w:t xml:space="preserve">, R. </w:t>
      </w:r>
      <w:proofErr w:type="spellStart"/>
      <w:r w:rsidRPr="005A7FE3">
        <w:t>Banu</w:t>
      </w:r>
      <w:proofErr w:type="spellEnd"/>
      <w:r w:rsidRPr="005A7FE3">
        <w:t xml:space="preserve">, B.D. </w:t>
      </w:r>
      <w:proofErr w:type="spellStart"/>
      <w:r w:rsidRPr="005A7FE3">
        <w:t>Parameshachari</w:t>
      </w:r>
      <w:proofErr w:type="spellEnd"/>
      <w:r w:rsidRPr="005A7FE3">
        <w:t xml:space="preserve">, and N.M. </w:t>
      </w:r>
      <w:proofErr w:type="spellStart"/>
      <w:r w:rsidRPr="005A7FE3">
        <w:t>Naik</w:t>
      </w:r>
      <w:proofErr w:type="spellEnd"/>
      <w:r w:rsidRPr="005A7FE3">
        <w:t>, Optimized neighbor discovery in Internet of Things (</w:t>
      </w:r>
      <w:proofErr w:type="spellStart"/>
      <w:r w:rsidRPr="005A7FE3">
        <w:t>IoT</w:t>
      </w:r>
      <w:proofErr w:type="spellEnd"/>
      <w:r w:rsidRPr="005A7FE3">
        <w:t>), In Proc. of International Conference on Electrical, Electronics, Communication, Computer, and Optimization Techniques (ICEECCOT), pp. 1-5, 2017.</w:t>
      </w:r>
    </w:p>
    <w:p w:rsidR="00C27F3B" w:rsidRPr="005A7FE3" w:rsidRDefault="000A461D" w:rsidP="005A7FE3">
      <w:pPr>
        <w:spacing w:line="360" w:lineRule="auto"/>
        <w:jc w:val="both"/>
        <w:rPr>
          <w:rFonts w:ascii="Times New Roman" w:hAnsi="Times New Roman" w:cs="Times New Roman"/>
          <w:sz w:val="24"/>
          <w:szCs w:val="24"/>
          <w:lang w:val="en-GB"/>
        </w:rPr>
      </w:pPr>
      <w:r w:rsidRPr="005A7FE3">
        <w:rPr>
          <w:rFonts w:ascii="Times New Roman" w:hAnsi="Times New Roman" w:cs="Times New Roman"/>
          <w:sz w:val="24"/>
          <w:szCs w:val="24"/>
          <w:shd w:val="clear" w:color="auto" w:fill="FFFFFF"/>
        </w:rPr>
        <w:t>We can implement various bioelectric sensors on the helmet to measure various activities and we can view the statistics of the rider. We can use voice commands to control the basic bike functionalities. Now the rider can leave the helmet on the two-wheeler while parking, without any special actions or security measures. We can use solar energy on two- wheelers for charging the electric vehicles and for mobile devices. In the future self – driving motorbikes can be developed with artificial intelligence and the rider will be safe and no accidents will occur.</w:t>
      </w:r>
    </w:p>
    <w:p w:rsidR="00C27F3B" w:rsidRPr="005A7FE3" w:rsidRDefault="00C27F3B" w:rsidP="005A7FE3">
      <w:pPr>
        <w:spacing w:line="360" w:lineRule="auto"/>
        <w:jc w:val="both"/>
        <w:rPr>
          <w:rFonts w:ascii="Times New Roman" w:hAnsi="Times New Roman" w:cs="Times New Roman"/>
          <w:sz w:val="24"/>
          <w:szCs w:val="24"/>
          <w:lang w:val="en-GB"/>
        </w:rPr>
      </w:pPr>
    </w:p>
    <w:p w:rsidR="00C27F3B" w:rsidRPr="005A7FE3" w:rsidRDefault="00C27F3B" w:rsidP="005A7FE3">
      <w:pPr>
        <w:spacing w:line="360" w:lineRule="auto"/>
        <w:jc w:val="both"/>
        <w:rPr>
          <w:rFonts w:ascii="Times New Roman" w:hAnsi="Times New Roman" w:cs="Times New Roman"/>
          <w:sz w:val="24"/>
          <w:szCs w:val="24"/>
          <w:lang w:val="en-GB"/>
        </w:rPr>
      </w:pPr>
    </w:p>
    <w:p w:rsidR="00C27F3B" w:rsidRPr="005A7FE3" w:rsidRDefault="00C27F3B" w:rsidP="005A7FE3">
      <w:pPr>
        <w:spacing w:line="360" w:lineRule="auto"/>
        <w:jc w:val="both"/>
        <w:rPr>
          <w:rFonts w:ascii="Times New Roman" w:hAnsi="Times New Roman" w:cs="Times New Roman"/>
          <w:sz w:val="24"/>
          <w:szCs w:val="24"/>
          <w:lang w:val="en-GB"/>
        </w:rPr>
      </w:pPr>
    </w:p>
    <w:p w:rsidR="000A461D" w:rsidRPr="005A7FE3" w:rsidRDefault="000A461D" w:rsidP="005A7FE3">
      <w:pPr>
        <w:spacing w:line="360" w:lineRule="auto"/>
        <w:jc w:val="both"/>
        <w:rPr>
          <w:rFonts w:ascii="Times New Roman" w:hAnsi="Times New Roman" w:cs="Times New Roman"/>
          <w:sz w:val="24"/>
          <w:szCs w:val="24"/>
          <w:lang w:val="en-GB"/>
        </w:rPr>
      </w:pPr>
    </w:p>
    <w:p w:rsidR="000A461D" w:rsidRPr="005A7FE3" w:rsidRDefault="000A461D" w:rsidP="005A7FE3">
      <w:pPr>
        <w:spacing w:line="360" w:lineRule="auto"/>
        <w:jc w:val="both"/>
        <w:rPr>
          <w:rFonts w:ascii="Times New Roman" w:hAnsi="Times New Roman" w:cs="Times New Roman"/>
          <w:sz w:val="24"/>
          <w:szCs w:val="24"/>
          <w:lang w:val="en-GB"/>
        </w:rPr>
      </w:pPr>
    </w:p>
    <w:p w:rsidR="00C27F3B" w:rsidRPr="005A7FE3" w:rsidRDefault="00C27F3B" w:rsidP="005A7FE3">
      <w:pPr>
        <w:spacing w:line="360" w:lineRule="auto"/>
        <w:jc w:val="both"/>
        <w:rPr>
          <w:rFonts w:ascii="Times New Roman" w:hAnsi="Times New Roman" w:cs="Times New Roman"/>
          <w:bCs/>
          <w:sz w:val="24"/>
          <w:szCs w:val="24"/>
          <w:lang w:val="en-GB"/>
        </w:rPr>
      </w:pPr>
      <w:r w:rsidRPr="005A7FE3">
        <w:rPr>
          <w:rFonts w:ascii="Times New Roman" w:hAnsi="Times New Roman" w:cs="Times New Roman"/>
          <w:bCs/>
          <w:sz w:val="24"/>
          <w:szCs w:val="24"/>
          <w:lang w:val="en-GB"/>
        </w:rPr>
        <w:t>References:</w:t>
      </w:r>
    </w:p>
    <w:p w:rsidR="000A461D" w:rsidRPr="005A7FE3" w:rsidRDefault="000A461D" w:rsidP="005A7FE3">
      <w:pPr>
        <w:pStyle w:val="NormalWeb"/>
        <w:numPr>
          <w:ilvl w:val="0"/>
          <w:numId w:val="16"/>
        </w:numPr>
        <w:shd w:val="clear" w:color="auto" w:fill="FFFFFF"/>
        <w:spacing w:before="0" w:beforeAutospacing="0" w:after="312" w:afterAutospacing="0" w:line="360" w:lineRule="auto"/>
        <w:ind w:left="1032"/>
        <w:jc w:val="both"/>
      </w:pPr>
      <w:proofErr w:type="spellStart"/>
      <w:r w:rsidRPr="005A7FE3">
        <w:t>Bindu</w:t>
      </w:r>
      <w:proofErr w:type="spellEnd"/>
      <w:r w:rsidRPr="005A7FE3">
        <w:t xml:space="preserve"> Sebastian </w:t>
      </w:r>
      <w:proofErr w:type="spellStart"/>
      <w:r w:rsidRPr="005A7FE3">
        <w:t>Priyanka</w:t>
      </w:r>
      <w:proofErr w:type="spellEnd"/>
      <w:r w:rsidRPr="005A7FE3">
        <w:t xml:space="preserve"> </w:t>
      </w:r>
      <w:proofErr w:type="spellStart"/>
      <w:r w:rsidRPr="005A7FE3">
        <w:t>Kp</w:t>
      </w:r>
      <w:proofErr w:type="spellEnd"/>
      <w:r w:rsidRPr="005A7FE3">
        <w:t xml:space="preserve">, </w:t>
      </w:r>
      <w:proofErr w:type="spellStart"/>
      <w:r w:rsidRPr="005A7FE3">
        <w:t>Hridhya</w:t>
      </w:r>
      <w:proofErr w:type="spellEnd"/>
      <w:r w:rsidRPr="005A7FE3">
        <w:t xml:space="preserve"> </w:t>
      </w:r>
      <w:proofErr w:type="spellStart"/>
      <w:r w:rsidRPr="005A7FE3">
        <w:t>Kuttikrishanan</w:t>
      </w:r>
      <w:proofErr w:type="spellEnd"/>
      <w:r w:rsidRPr="005A7FE3">
        <w:t>, Smart Helmet International Journal of Technology &amp; Advanced Engineering, Volume5, Issue</w:t>
      </w:r>
      <w:proofErr w:type="gramStart"/>
      <w:r w:rsidRPr="005A7FE3">
        <w:t>:12</w:t>
      </w:r>
      <w:proofErr w:type="gramEnd"/>
      <w:r w:rsidRPr="005A7FE3">
        <w:t>, December 2015.</w:t>
      </w:r>
    </w:p>
    <w:p w:rsidR="000A461D" w:rsidRPr="005A7FE3" w:rsidRDefault="000A461D" w:rsidP="005A7FE3">
      <w:pPr>
        <w:pStyle w:val="NormalWeb"/>
        <w:numPr>
          <w:ilvl w:val="0"/>
          <w:numId w:val="16"/>
        </w:numPr>
        <w:shd w:val="clear" w:color="auto" w:fill="FFFFFF"/>
        <w:spacing w:before="0" w:beforeAutospacing="0" w:after="312" w:afterAutospacing="0" w:line="360" w:lineRule="auto"/>
        <w:ind w:left="1032"/>
        <w:jc w:val="both"/>
      </w:pPr>
      <w:r w:rsidRPr="005A7FE3">
        <w:t xml:space="preserve">Professor </w:t>
      </w:r>
      <w:proofErr w:type="spellStart"/>
      <w:r w:rsidRPr="005A7FE3">
        <w:t>Chitte</w:t>
      </w:r>
      <w:proofErr w:type="spellEnd"/>
      <w:r w:rsidRPr="005A7FE3">
        <w:t xml:space="preserve"> P.P., </w:t>
      </w:r>
      <w:proofErr w:type="spellStart"/>
      <w:r w:rsidRPr="005A7FE3">
        <w:t>Salunke</w:t>
      </w:r>
      <w:proofErr w:type="spellEnd"/>
      <w:r w:rsidRPr="005A7FE3">
        <w:t xml:space="preserve"> </w:t>
      </w:r>
      <w:proofErr w:type="spellStart"/>
      <w:r w:rsidRPr="005A7FE3">
        <w:t>Akshay</w:t>
      </w:r>
      <w:proofErr w:type="spellEnd"/>
      <w:r w:rsidRPr="005A7FE3">
        <w:t xml:space="preserve"> S., </w:t>
      </w:r>
      <w:proofErr w:type="spellStart"/>
      <w:r w:rsidRPr="005A7FE3">
        <w:t>Thorat</w:t>
      </w:r>
      <w:proofErr w:type="spellEnd"/>
      <w:r w:rsidRPr="005A7FE3">
        <w:t xml:space="preserve"> </w:t>
      </w:r>
      <w:proofErr w:type="spellStart"/>
      <w:r w:rsidRPr="005A7FE3">
        <w:t>Aniruddha</w:t>
      </w:r>
      <w:proofErr w:type="spellEnd"/>
      <w:r w:rsidRPr="005A7FE3">
        <w:t xml:space="preserve">, N </w:t>
      </w:r>
      <w:proofErr w:type="spellStart"/>
      <w:r w:rsidRPr="005A7FE3">
        <w:t>Bhosale</w:t>
      </w:r>
      <w:proofErr w:type="spellEnd"/>
      <w:r w:rsidRPr="005A7FE3">
        <w:t>, Smart Helmet &amp; Intelligent Bike System, International Research Journal of Engineering and Technology (IRJET) Volume: 03 Issue: 05, May2016.</w:t>
      </w:r>
    </w:p>
    <w:p w:rsidR="000A461D" w:rsidRPr="005A7FE3" w:rsidRDefault="000A461D" w:rsidP="005A7FE3">
      <w:pPr>
        <w:pStyle w:val="NormalWeb"/>
        <w:numPr>
          <w:ilvl w:val="0"/>
          <w:numId w:val="16"/>
        </w:numPr>
        <w:shd w:val="clear" w:color="auto" w:fill="FFFFFF"/>
        <w:spacing w:before="0" w:beforeAutospacing="0" w:after="312" w:afterAutospacing="0" w:line="360" w:lineRule="auto"/>
        <w:ind w:left="1032"/>
        <w:jc w:val="both"/>
      </w:pPr>
      <w:proofErr w:type="spellStart"/>
      <w:r w:rsidRPr="005A7FE3">
        <w:t>Jianyun</w:t>
      </w:r>
      <w:proofErr w:type="spellEnd"/>
      <w:r w:rsidRPr="005A7FE3">
        <w:t xml:space="preserve"> Ni; Jing </w:t>
      </w:r>
      <w:proofErr w:type="spellStart"/>
      <w:r w:rsidRPr="005A7FE3">
        <w:t>Luo</w:t>
      </w:r>
      <w:proofErr w:type="spellEnd"/>
      <w:r w:rsidRPr="005A7FE3">
        <w:t>; "Microcontroller-based engineering education innovation, " Educational and Information Technology (ICEIT), 2010 International Conference on, vol.3, no., pp. V3-109-V3-112, 17-19 Sept. 2010.</w:t>
      </w:r>
    </w:p>
    <w:p w:rsidR="000A461D" w:rsidRPr="005A7FE3" w:rsidRDefault="000A461D" w:rsidP="005A7FE3">
      <w:pPr>
        <w:pStyle w:val="NormalWeb"/>
        <w:numPr>
          <w:ilvl w:val="0"/>
          <w:numId w:val="16"/>
        </w:numPr>
        <w:shd w:val="clear" w:color="auto" w:fill="FFFFFF"/>
        <w:spacing w:before="0" w:beforeAutospacing="0" w:after="312" w:afterAutospacing="0" w:line="360" w:lineRule="auto"/>
        <w:ind w:left="1032"/>
        <w:jc w:val="both"/>
      </w:pPr>
      <w:r w:rsidRPr="005A7FE3">
        <w:t xml:space="preserve">S. </w:t>
      </w:r>
      <w:proofErr w:type="spellStart"/>
      <w:r w:rsidRPr="005A7FE3">
        <w:t>Chandran</w:t>
      </w:r>
      <w:proofErr w:type="spellEnd"/>
      <w:r w:rsidRPr="005A7FE3">
        <w:t xml:space="preserve">, S. </w:t>
      </w:r>
      <w:proofErr w:type="spellStart"/>
      <w:r w:rsidRPr="005A7FE3">
        <w:t>Chandrashekhar</w:t>
      </w:r>
      <w:proofErr w:type="spellEnd"/>
      <w:r w:rsidRPr="005A7FE3">
        <w:t xml:space="preserve">, E. Elizabeth N, </w:t>
      </w:r>
      <w:proofErr w:type="spellStart"/>
      <w:r w:rsidRPr="005A7FE3">
        <w:t>Konnect</w:t>
      </w:r>
      <w:proofErr w:type="spellEnd"/>
      <w:r w:rsidRPr="005A7FE3">
        <w:t>: An Internet of Things (</w:t>
      </w:r>
      <w:proofErr w:type="spellStart"/>
      <w:r w:rsidRPr="005A7FE3">
        <w:t>IoT</w:t>
      </w:r>
      <w:proofErr w:type="spellEnd"/>
      <w:r w:rsidRPr="005A7FE3">
        <w:t>) based Smart Helmet for Accident Detection and Notification, India Conference (INDICON), 2016 IEEE Annual.</w:t>
      </w:r>
    </w:p>
    <w:p w:rsidR="000A461D" w:rsidRPr="005A7FE3" w:rsidRDefault="000A461D" w:rsidP="005A7FE3">
      <w:pPr>
        <w:pStyle w:val="NormalWeb"/>
        <w:numPr>
          <w:ilvl w:val="0"/>
          <w:numId w:val="16"/>
        </w:numPr>
        <w:shd w:val="clear" w:color="auto" w:fill="FFFFFF"/>
        <w:spacing w:before="0" w:beforeAutospacing="0" w:after="312" w:afterAutospacing="0" w:line="360" w:lineRule="auto"/>
        <w:ind w:left="1032"/>
        <w:jc w:val="both"/>
      </w:pPr>
      <w:r w:rsidRPr="005A7FE3">
        <w:t xml:space="preserve">Jennifer William, </w:t>
      </w:r>
      <w:proofErr w:type="spellStart"/>
      <w:r w:rsidRPr="005A7FE3">
        <w:t>Kaustubh</w:t>
      </w:r>
      <w:proofErr w:type="spellEnd"/>
      <w:r w:rsidRPr="005A7FE3">
        <w:t xml:space="preserve"> </w:t>
      </w:r>
      <w:proofErr w:type="spellStart"/>
      <w:r w:rsidRPr="005A7FE3">
        <w:t>Padwal</w:t>
      </w:r>
      <w:proofErr w:type="spellEnd"/>
      <w:r w:rsidRPr="005A7FE3">
        <w:t xml:space="preserve">, </w:t>
      </w:r>
      <w:proofErr w:type="spellStart"/>
      <w:r w:rsidRPr="005A7FE3">
        <w:t>Nexon</w:t>
      </w:r>
      <w:proofErr w:type="spellEnd"/>
      <w:r w:rsidRPr="005A7FE3">
        <w:t xml:space="preserve"> Samuel, </w:t>
      </w:r>
      <w:proofErr w:type="spellStart"/>
      <w:r w:rsidRPr="005A7FE3">
        <w:t>Akshay</w:t>
      </w:r>
      <w:proofErr w:type="spellEnd"/>
      <w:r w:rsidRPr="005A7FE3">
        <w:t xml:space="preserve"> </w:t>
      </w:r>
      <w:proofErr w:type="spellStart"/>
      <w:r w:rsidRPr="005A7FE3">
        <w:t>Bawkar</w:t>
      </w:r>
      <w:proofErr w:type="spellEnd"/>
      <w:r w:rsidRPr="005A7FE3">
        <w:t xml:space="preserve">, </w:t>
      </w:r>
      <w:proofErr w:type="spellStart"/>
      <w:r w:rsidRPr="005A7FE3">
        <w:t>Smita</w:t>
      </w:r>
      <w:proofErr w:type="spellEnd"/>
      <w:r w:rsidRPr="005A7FE3">
        <w:t xml:space="preserve"> </w:t>
      </w:r>
      <w:proofErr w:type="spellStart"/>
      <w:r w:rsidRPr="005A7FE3">
        <w:t>Rukhande</w:t>
      </w:r>
      <w:proofErr w:type="spellEnd"/>
      <w:r w:rsidRPr="005A7FE3">
        <w:t xml:space="preserve"> intelligent Helmet International Journals of Scientific&amp; Engineering Research, volume 7, issue 3, March-2016.</w:t>
      </w:r>
    </w:p>
    <w:p w:rsidR="000A461D" w:rsidRPr="005A7FE3" w:rsidRDefault="000A461D" w:rsidP="005A7FE3">
      <w:pPr>
        <w:pStyle w:val="NormalWeb"/>
        <w:numPr>
          <w:ilvl w:val="0"/>
          <w:numId w:val="16"/>
        </w:numPr>
        <w:shd w:val="clear" w:color="auto" w:fill="FFFFFF"/>
        <w:spacing w:before="0" w:beforeAutospacing="0" w:after="312" w:afterAutospacing="0" w:line="360" w:lineRule="auto"/>
        <w:ind w:left="1032"/>
        <w:jc w:val="both"/>
      </w:pPr>
      <w:proofErr w:type="spellStart"/>
      <w:r w:rsidRPr="005A7FE3">
        <w:t>Shoeb</w:t>
      </w:r>
      <w:proofErr w:type="spellEnd"/>
      <w:r w:rsidRPr="005A7FE3">
        <w:t xml:space="preserve"> Ahmed </w:t>
      </w:r>
      <w:proofErr w:type="spellStart"/>
      <w:r w:rsidRPr="005A7FE3">
        <w:t>Shabbeer</w:t>
      </w:r>
      <w:proofErr w:type="spellEnd"/>
      <w:r w:rsidRPr="005A7FE3">
        <w:t xml:space="preserve">, </w:t>
      </w:r>
      <w:proofErr w:type="spellStart"/>
      <w:r w:rsidRPr="005A7FE3">
        <w:t>Merin</w:t>
      </w:r>
      <w:proofErr w:type="spellEnd"/>
      <w:r w:rsidRPr="005A7FE3">
        <w:t xml:space="preserve"> </w:t>
      </w:r>
      <w:proofErr w:type="spellStart"/>
      <w:r w:rsidRPr="005A7FE3">
        <w:t>Melleet</w:t>
      </w:r>
      <w:proofErr w:type="spellEnd"/>
      <w:r w:rsidRPr="005A7FE3">
        <w:t xml:space="preserve"> Smart helmet for accident detection and notification 2nd IEEE international conference on computational systems and information technology 2017.</w:t>
      </w:r>
    </w:p>
    <w:p w:rsidR="00C27F3B" w:rsidRPr="005A7FE3" w:rsidRDefault="00C27F3B" w:rsidP="005A7FE3">
      <w:pPr>
        <w:spacing w:line="360" w:lineRule="auto"/>
        <w:jc w:val="both"/>
        <w:rPr>
          <w:rFonts w:ascii="Times New Roman" w:hAnsi="Times New Roman" w:cs="Times New Roman"/>
          <w:sz w:val="24"/>
          <w:szCs w:val="24"/>
        </w:rPr>
      </w:pPr>
    </w:p>
    <w:p w:rsidR="00CD4622" w:rsidRPr="005A7FE3" w:rsidRDefault="00CD4622" w:rsidP="005A7FE3">
      <w:pPr>
        <w:spacing w:line="360" w:lineRule="auto"/>
        <w:jc w:val="both"/>
        <w:rPr>
          <w:rFonts w:ascii="Times New Roman" w:hAnsi="Times New Roman" w:cs="Times New Roman"/>
          <w:bCs/>
          <w:sz w:val="24"/>
          <w:szCs w:val="24"/>
        </w:rPr>
      </w:pPr>
    </w:p>
    <w:p w:rsidR="00CD4622" w:rsidRPr="005A7FE3" w:rsidRDefault="00CD4622" w:rsidP="005A7FE3">
      <w:pPr>
        <w:spacing w:line="360" w:lineRule="auto"/>
        <w:jc w:val="both"/>
        <w:rPr>
          <w:rFonts w:ascii="Times New Roman" w:hAnsi="Times New Roman" w:cs="Times New Roman"/>
          <w:bCs/>
          <w:sz w:val="24"/>
          <w:szCs w:val="24"/>
        </w:rPr>
      </w:pPr>
    </w:p>
    <w:p w:rsidR="00E57D1F" w:rsidRPr="005A7FE3" w:rsidRDefault="00E57D1F" w:rsidP="005A7FE3">
      <w:pPr>
        <w:spacing w:line="360" w:lineRule="auto"/>
        <w:jc w:val="both"/>
        <w:rPr>
          <w:rFonts w:ascii="Times New Roman" w:hAnsi="Times New Roman" w:cs="Times New Roman"/>
          <w:sz w:val="24"/>
          <w:szCs w:val="24"/>
        </w:rPr>
      </w:pPr>
    </w:p>
    <w:p w:rsidR="005A7FE3" w:rsidRPr="005A7FE3" w:rsidRDefault="005A7FE3">
      <w:pPr>
        <w:spacing w:line="360" w:lineRule="auto"/>
        <w:jc w:val="both"/>
        <w:rPr>
          <w:rFonts w:ascii="Times New Roman" w:hAnsi="Times New Roman" w:cs="Times New Roman"/>
          <w:sz w:val="24"/>
          <w:szCs w:val="24"/>
        </w:rPr>
      </w:pPr>
    </w:p>
    <w:sectPr w:rsidR="005A7FE3" w:rsidRPr="005A7FE3" w:rsidSect="00556583">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ymbolMT">
    <w:altName w:val="Arial Unicode MS"/>
    <w:panose1 w:val="00000000000000000000"/>
    <w:charset w:val="80"/>
    <w:family w:val="auto"/>
    <w:notTrueType/>
    <w:pitch w:val="default"/>
    <w:sig w:usb0="00000003" w:usb1="08070000" w:usb2="00000010" w:usb3="00000000" w:csb0="0002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DD5D73"/>
    <w:multiLevelType w:val="hybridMultilevel"/>
    <w:tmpl w:val="8DC8C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340FCA"/>
    <w:multiLevelType w:val="multilevel"/>
    <w:tmpl w:val="371C7580"/>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72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F703CF9"/>
    <w:multiLevelType w:val="multilevel"/>
    <w:tmpl w:val="9ECEDE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02157DB"/>
    <w:multiLevelType w:val="hybridMultilevel"/>
    <w:tmpl w:val="4A868E22"/>
    <w:lvl w:ilvl="0" w:tplc="3C18B8A2">
      <w:start w:val="1"/>
      <w:numFmt w:val="bullet"/>
      <w:lvlText w:val=""/>
      <w:lvlJc w:val="left"/>
      <w:pPr>
        <w:tabs>
          <w:tab w:val="num" w:pos="720"/>
        </w:tabs>
        <w:ind w:left="720" w:hanging="360"/>
      </w:pPr>
      <w:rPr>
        <w:rFonts w:ascii="Wingdings" w:hAnsi="Wingdings" w:hint="default"/>
      </w:rPr>
    </w:lvl>
    <w:lvl w:ilvl="1" w:tplc="B30EB3FE" w:tentative="1">
      <w:start w:val="1"/>
      <w:numFmt w:val="bullet"/>
      <w:lvlText w:val=""/>
      <w:lvlJc w:val="left"/>
      <w:pPr>
        <w:tabs>
          <w:tab w:val="num" w:pos="1440"/>
        </w:tabs>
        <w:ind w:left="1440" w:hanging="360"/>
      </w:pPr>
      <w:rPr>
        <w:rFonts w:ascii="Wingdings" w:hAnsi="Wingdings" w:hint="default"/>
      </w:rPr>
    </w:lvl>
    <w:lvl w:ilvl="2" w:tplc="A4C002A8" w:tentative="1">
      <w:start w:val="1"/>
      <w:numFmt w:val="bullet"/>
      <w:lvlText w:val=""/>
      <w:lvlJc w:val="left"/>
      <w:pPr>
        <w:tabs>
          <w:tab w:val="num" w:pos="2160"/>
        </w:tabs>
        <w:ind w:left="2160" w:hanging="360"/>
      </w:pPr>
      <w:rPr>
        <w:rFonts w:ascii="Wingdings" w:hAnsi="Wingdings" w:hint="default"/>
      </w:rPr>
    </w:lvl>
    <w:lvl w:ilvl="3" w:tplc="43627FEA" w:tentative="1">
      <w:start w:val="1"/>
      <w:numFmt w:val="bullet"/>
      <w:lvlText w:val=""/>
      <w:lvlJc w:val="left"/>
      <w:pPr>
        <w:tabs>
          <w:tab w:val="num" w:pos="2880"/>
        </w:tabs>
        <w:ind w:left="2880" w:hanging="360"/>
      </w:pPr>
      <w:rPr>
        <w:rFonts w:ascii="Wingdings" w:hAnsi="Wingdings" w:hint="default"/>
      </w:rPr>
    </w:lvl>
    <w:lvl w:ilvl="4" w:tplc="D3CE0250" w:tentative="1">
      <w:start w:val="1"/>
      <w:numFmt w:val="bullet"/>
      <w:lvlText w:val=""/>
      <w:lvlJc w:val="left"/>
      <w:pPr>
        <w:tabs>
          <w:tab w:val="num" w:pos="3600"/>
        </w:tabs>
        <w:ind w:left="3600" w:hanging="360"/>
      </w:pPr>
      <w:rPr>
        <w:rFonts w:ascii="Wingdings" w:hAnsi="Wingdings" w:hint="default"/>
      </w:rPr>
    </w:lvl>
    <w:lvl w:ilvl="5" w:tplc="2E80677C" w:tentative="1">
      <w:start w:val="1"/>
      <w:numFmt w:val="bullet"/>
      <w:lvlText w:val=""/>
      <w:lvlJc w:val="left"/>
      <w:pPr>
        <w:tabs>
          <w:tab w:val="num" w:pos="4320"/>
        </w:tabs>
        <w:ind w:left="4320" w:hanging="360"/>
      </w:pPr>
      <w:rPr>
        <w:rFonts w:ascii="Wingdings" w:hAnsi="Wingdings" w:hint="default"/>
      </w:rPr>
    </w:lvl>
    <w:lvl w:ilvl="6" w:tplc="8D2E7E64" w:tentative="1">
      <w:start w:val="1"/>
      <w:numFmt w:val="bullet"/>
      <w:lvlText w:val=""/>
      <w:lvlJc w:val="left"/>
      <w:pPr>
        <w:tabs>
          <w:tab w:val="num" w:pos="5040"/>
        </w:tabs>
        <w:ind w:left="5040" w:hanging="360"/>
      </w:pPr>
      <w:rPr>
        <w:rFonts w:ascii="Wingdings" w:hAnsi="Wingdings" w:hint="default"/>
      </w:rPr>
    </w:lvl>
    <w:lvl w:ilvl="7" w:tplc="3BEAE4B8" w:tentative="1">
      <w:start w:val="1"/>
      <w:numFmt w:val="bullet"/>
      <w:lvlText w:val=""/>
      <w:lvlJc w:val="left"/>
      <w:pPr>
        <w:tabs>
          <w:tab w:val="num" w:pos="5760"/>
        </w:tabs>
        <w:ind w:left="5760" w:hanging="360"/>
      </w:pPr>
      <w:rPr>
        <w:rFonts w:ascii="Wingdings" w:hAnsi="Wingdings" w:hint="default"/>
      </w:rPr>
    </w:lvl>
    <w:lvl w:ilvl="8" w:tplc="ECDC4BFE" w:tentative="1">
      <w:start w:val="1"/>
      <w:numFmt w:val="bullet"/>
      <w:lvlText w:val=""/>
      <w:lvlJc w:val="left"/>
      <w:pPr>
        <w:tabs>
          <w:tab w:val="num" w:pos="6480"/>
        </w:tabs>
        <w:ind w:left="6480" w:hanging="360"/>
      </w:pPr>
      <w:rPr>
        <w:rFonts w:ascii="Wingdings" w:hAnsi="Wingdings" w:hint="default"/>
      </w:rPr>
    </w:lvl>
  </w:abstractNum>
  <w:abstractNum w:abstractNumId="4">
    <w:nsid w:val="20952723"/>
    <w:multiLevelType w:val="multilevel"/>
    <w:tmpl w:val="2DBE4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89B6D79"/>
    <w:multiLevelType w:val="hybridMultilevel"/>
    <w:tmpl w:val="02CA69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28F04242"/>
    <w:multiLevelType w:val="hybridMultilevel"/>
    <w:tmpl w:val="45A2B48E"/>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start w:val="1"/>
      <w:numFmt w:val="bullet"/>
      <w:lvlText w:val=""/>
      <w:lvlJc w:val="left"/>
      <w:pPr>
        <w:ind w:left="2220" w:hanging="360"/>
      </w:pPr>
      <w:rPr>
        <w:rFonts w:ascii="Wingdings" w:hAnsi="Wingdings" w:hint="default"/>
      </w:rPr>
    </w:lvl>
    <w:lvl w:ilvl="3" w:tplc="04090001">
      <w:start w:val="1"/>
      <w:numFmt w:val="bullet"/>
      <w:lvlText w:val=""/>
      <w:lvlJc w:val="left"/>
      <w:pPr>
        <w:ind w:left="2940" w:hanging="360"/>
      </w:pPr>
      <w:rPr>
        <w:rFonts w:ascii="Symbol" w:hAnsi="Symbol" w:hint="default"/>
      </w:rPr>
    </w:lvl>
    <w:lvl w:ilvl="4" w:tplc="04090003">
      <w:start w:val="1"/>
      <w:numFmt w:val="bullet"/>
      <w:lvlText w:val="o"/>
      <w:lvlJc w:val="left"/>
      <w:pPr>
        <w:ind w:left="3660" w:hanging="360"/>
      </w:pPr>
      <w:rPr>
        <w:rFonts w:ascii="Courier New" w:hAnsi="Courier New" w:cs="Courier New" w:hint="default"/>
      </w:rPr>
    </w:lvl>
    <w:lvl w:ilvl="5" w:tplc="04090005">
      <w:start w:val="1"/>
      <w:numFmt w:val="bullet"/>
      <w:lvlText w:val=""/>
      <w:lvlJc w:val="left"/>
      <w:pPr>
        <w:ind w:left="4380" w:hanging="360"/>
      </w:pPr>
      <w:rPr>
        <w:rFonts w:ascii="Wingdings" w:hAnsi="Wingdings" w:hint="default"/>
      </w:rPr>
    </w:lvl>
    <w:lvl w:ilvl="6" w:tplc="04090001">
      <w:start w:val="1"/>
      <w:numFmt w:val="bullet"/>
      <w:lvlText w:val=""/>
      <w:lvlJc w:val="left"/>
      <w:pPr>
        <w:ind w:left="5100" w:hanging="360"/>
      </w:pPr>
      <w:rPr>
        <w:rFonts w:ascii="Symbol" w:hAnsi="Symbol" w:hint="default"/>
      </w:rPr>
    </w:lvl>
    <w:lvl w:ilvl="7" w:tplc="04090003">
      <w:start w:val="1"/>
      <w:numFmt w:val="bullet"/>
      <w:lvlText w:val="o"/>
      <w:lvlJc w:val="left"/>
      <w:pPr>
        <w:ind w:left="5820" w:hanging="360"/>
      </w:pPr>
      <w:rPr>
        <w:rFonts w:ascii="Courier New" w:hAnsi="Courier New" w:cs="Courier New" w:hint="default"/>
      </w:rPr>
    </w:lvl>
    <w:lvl w:ilvl="8" w:tplc="04090005">
      <w:start w:val="1"/>
      <w:numFmt w:val="bullet"/>
      <w:lvlText w:val=""/>
      <w:lvlJc w:val="left"/>
      <w:pPr>
        <w:ind w:left="6540" w:hanging="360"/>
      </w:pPr>
      <w:rPr>
        <w:rFonts w:ascii="Wingdings" w:hAnsi="Wingdings" w:hint="default"/>
      </w:rPr>
    </w:lvl>
  </w:abstractNum>
  <w:abstractNum w:abstractNumId="7">
    <w:nsid w:val="298A4411"/>
    <w:multiLevelType w:val="multilevel"/>
    <w:tmpl w:val="11A8C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35A4FEE"/>
    <w:multiLevelType w:val="hybridMultilevel"/>
    <w:tmpl w:val="2A08CD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33B4506A"/>
    <w:multiLevelType w:val="hybridMultilevel"/>
    <w:tmpl w:val="F788DEE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41A00B6"/>
    <w:multiLevelType w:val="multilevel"/>
    <w:tmpl w:val="09AA131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
    <w:nsid w:val="45EF3389"/>
    <w:multiLevelType w:val="hybridMultilevel"/>
    <w:tmpl w:val="A4F285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nsid w:val="4C522C00"/>
    <w:multiLevelType w:val="hybridMultilevel"/>
    <w:tmpl w:val="059A2CB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4DAA48D0"/>
    <w:multiLevelType w:val="hybridMultilevel"/>
    <w:tmpl w:val="FA820E88"/>
    <w:lvl w:ilvl="0" w:tplc="B8AC4D9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EA715F9"/>
    <w:multiLevelType w:val="hybridMultilevel"/>
    <w:tmpl w:val="6C1A8096"/>
    <w:lvl w:ilvl="0" w:tplc="A2169808">
      <w:numFmt w:val="bullet"/>
      <w:lvlText w:val=""/>
      <w:lvlJc w:val="left"/>
      <w:pPr>
        <w:ind w:left="446" w:hanging="720"/>
      </w:pPr>
      <w:rPr>
        <w:w w:val="100"/>
        <w:lang w:val="en-US" w:eastAsia="en-US" w:bidi="ar-SA"/>
      </w:rPr>
    </w:lvl>
    <w:lvl w:ilvl="1" w:tplc="FF66AA94">
      <w:numFmt w:val="bullet"/>
      <w:lvlText w:val="•"/>
      <w:lvlJc w:val="left"/>
      <w:pPr>
        <w:ind w:left="1338" w:hanging="720"/>
      </w:pPr>
      <w:rPr>
        <w:lang w:val="en-US" w:eastAsia="en-US" w:bidi="ar-SA"/>
      </w:rPr>
    </w:lvl>
    <w:lvl w:ilvl="2" w:tplc="8B04923C">
      <w:numFmt w:val="bullet"/>
      <w:lvlText w:val="•"/>
      <w:lvlJc w:val="left"/>
      <w:pPr>
        <w:ind w:left="2237" w:hanging="720"/>
      </w:pPr>
      <w:rPr>
        <w:lang w:val="en-US" w:eastAsia="en-US" w:bidi="ar-SA"/>
      </w:rPr>
    </w:lvl>
    <w:lvl w:ilvl="3" w:tplc="6E261F80">
      <w:numFmt w:val="bullet"/>
      <w:lvlText w:val="•"/>
      <w:lvlJc w:val="left"/>
      <w:pPr>
        <w:ind w:left="3135" w:hanging="720"/>
      </w:pPr>
      <w:rPr>
        <w:lang w:val="en-US" w:eastAsia="en-US" w:bidi="ar-SA"/>
      </w:rPr>
    </w:lvl>
    <w:lvl w:ilvl="4" w:tplc="B25ABFB4">
      <w:numFmt w:val="bullet"/>
      <w:lvlText w:val="•"/>
      <w:lvlJc w:val="left"/>
      <w:pPr>
        <w:ind w:left="4034" w:hanging="720"/>
      </w:pPr>
      <w:rPr>
        <w:lang w:val="en-US" w:eastAsia="en-US" w:bidi="ar-SA"/>
      </w:rPr>
    </w:lvl>
    <w:lvl w:ilvl="5" w:tplc="D8F0F604">
      <w:numFmt w:val="bullet"/>
      <w:lvlText w:val="•"/>
      <w:lvlJc w:val="left"/>
      <w:pPr>
        <w:ind w:left="4933" w:hanging="720"/>
      </w:pPr>
      <w:rPr>
        <w:lang w:val="en-US" w:eastAsia="en-US" w:bidi="ar-SA"/>
      </w:rPr>
    </w:lvl>
    <w:lvl w:ilvl="6" w:tplc="B394A56C">
      <w:numFmt w:val="bullet"/>
      <w:lvlText w:val="•"/>
      <w:lvlJc w:val="left"/>
      <w:pPr>
        <w:ind w:left="5831" w:hanging="720"/>
      </w:pPr>
      <w:rPr>
        <w:lang w:val="en-US" w:eastAsia="en-US" w:bidi="ar-SA"/>
      </w:rPr>
    </w:lvl>
    <w:lvl w:ilvl="7" w:tplc="97400D70">
      <w:numFmt w:val="bullet"/>
      <w:lvlText w:val="•"/>
      <w:lvlJc w:val="left"/>
      <w:pPr>
        <w:ind w:left="6730" w:hanging="720"/>
      </w:pPr>
      <w:rPr>
        <w:lang w:val="en-US" w:eastAsia="en-US" w:bidi="ar-SA"/>
      </w:rPr>
    </w:lvl>
    <w:lvl w:ilvl="8" w:tplc="C4BCDCD6">
      <w:numFmt w:val="bullet"/>
      <w:lvlText w:val="•"/>
      <w:lvlJc w:val="left"/>
      <w:pPr>
        <w:ind w:left="7629" w:hanging="720"/>
      </w:pPr>
      <w:rPr>
        <w:lang w:val="en-US" w:eastAsia="en-US" w:bidi="ar-SA"/>
      </w:rPr>
    </w:lvl>
  </w:abstractNum>
  <w:abstractNum w:abstractNumId="15">
    <w:nsid w:val="53DD0404"/>
    <w:multiLevelType w:val="hybridMultilevel"/>
    <w:tmpl w:val="74CC47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nsid w:val="5C920B4A"/>
    <w:multiLevelType w:val="multilevel"/>
    <w:tmpl w:val="91C24954"/>
    <w:lvl w:ilvl="0">
      <w:start w:val="3"/>
      <w:numFmt w:val="decimal"/>
      <w:lvlText w:val="%1"/>
      <w:lvlJc w:val="left"/>
      <w:pPr>
        <w:ind w:left="869" w:hanging="423"/>
      </w:pPr>
      <w:rPr>
        <w:lang w:val="en-US" w:eastAsia="en-US" w:bidi="ar-SA"/>
      </w:rPr>
    </w:lvl>
    <w:lvl w:ilvl="1">
      <w:start w:val="2"/>
      <w:numFmt w:val="decimal"/>
      <w:lvlText w:val="%1.%2"/>
      <w:lvlJc w:val="left"/>
      <w:pPr>
        <w:ind w:left="869" w:hanging="423"/>
      </w:pPr>
      <w:rPr>
        <w:b/>
        <w:bCs/>
        <w:w w:val="99"/>
        <w:lang w:val="en-US" w:eastAsia="en-US" w:bidi="ar-SA"/>
      </w:rPr>
    </w:lvl>
    <w:lvl w:ilvl="2">
      <w:start w:val="1"/>
      <w:numFmt w:val="decimal"/>
      <w:lvlText w:val="%1.%2.%3"/>
      <w:lvlJc w:val="left"/>
      <w:pPr>
        <w:ind w:left="2191" w:hanging="632"/>
      </w:pPr>
      <w:rPr>
        <w:b/>
        <w:bCs/>
        <w:w w:val="100"/>
        <w:lang w:val="en-US" w:eastAsia="en-US" w:bidi="ar-SA"/>
      </w:rPr>
    </w:lvl>
    <w:lvl w:ilvl="3">
      <w:numFmt w:val="bullet"/>
      <w:lvlText w:val="•"/>
      <w:lvlJc w:val="left"/>
      <w:pPr>
        <w:ind w:left="2175" w:hanging="632"/>
      </w:pPr>
      <w:rPr>
        <w:lang w:val="en-US" w:eastAsia="en-US" w:bidi="ar-SA"/>
      </w:rPr>
    </w:lvl>
    <w:lvl w:ilvl="4">
      <w:numFmt w:val="bullet"/>
      <w:lvlText w:val="•"/>
      <w:lvlJc w:val="left"/>
      <w:pPr>
        <w:ind w:left="3211" w:hanging="632"/>
      </w:pPr>
      <w:rPr>
        <w:lang w:val="en-US" w:eastAsia="en-US" w:bidi="ar-SA"/>
      </w:rPr>
    </w:lvl>
    <w:lvl w:ilvl="5">
      <w:numFmt w:val="bullet"/>
      <w:lvlText w:val="•"/>
      <w:lvlJc w:val="left"/>
      <w:pPr>
        <w:ind w:left="4247" w:hanging="632"/>
      </w:pPr>
      <w:rPr>
        <w:lang w:val="en-US" w:eastAsia="en-US" w:bidi="ar-SA"/>
      </w:rPr>
    </w:lvl>
    <w:lvl w:ilvl="6">
      <w:numFmt w:val="bullet"/>
      <w:lvlText w:val="•"/>
      <w:lvlJc w:val="left"/>
      <w:pPr>
        <w:ind w:left="5283" w:hanging="632"/>
      </w:pPr>
      <w:rPr>
        <w:lang w:val="en-US" w:eastAsia="en-US" w:bidi="ar-SA"/>
      </w:rPr>
    </w:lvl>
    <w:lvl w:ilvl="7">
      <w:numFmt w:val="bullet"/>
      <w:lvlText w:val="•"/>
      <w:lvlJc w:val="left"/>
      <w:pPr>
        <w:ind w:left="6319" w:hanging="632"/>
      </w:pPr>
      <w:rPr>
        <w:lang w:val="en-US" w:eastAsia="en-US" w:bidi="ar-SA"/>
      </w:rPr>
    </w:lvl>
    <w:lvl w:ilvl="8">
      <w:numFmt w:val="bullet"/>
      <w:lvlText w:val="•"/>
      <w:lvlJc w:val="left"/>
      <w:pPr>
        <w:ind w:left="7354" w:hanging="632"/>
      </w:pPr>
      <w:rPr>
        <w:lang w:val="en-US" w:eastAsia="en-US" w:bidi="ar-SA"/>
      </w:rPr>
    </w:lvl>
  </w:abstractNum>
  <w:abstractNum w:abstractNumId="17">
    <w:nsid w:val="5DAC691F"/>
    <w:multiLevelType w:val="hybridMultilevel"/>
    <w:tmpl w:val="193EAE5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62B34643"/>
    <w:multiLevelType w:val="hybridMultilevel"/>
    <w:tmpl w:val="66A2EF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nsid w:val="63894E7E"/>
    <w:multiLevelType w:val="hybridMultilevel"/>
    <w:tmpl w:val="7B72644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648C0D7B"/>
    <w:multiLevelType w:val="multilevel"/>
    <w:tmpl w:val="D0BC3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8BA7932"/>
    <w:multiLevelType w:val="multilevel"/>
    <w:tmpl w:val="82A0D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9B648F1"/>
    <w:multiLevelType w:val="hybridMultilevel"/>
    <w:tmpl w:val="0D2EF6AE"/>
    <w:lvl w:ilvl="0" w:tplc="38FED580">
      <w:start w:val="1"/>
      <w:numFmt w:val="decimal"/>
      <w:lvlText w:val="%1."/>
      <w:lvlJc w:val="left"/>
      <w:pPr>
        <w:ind w:left="746" w:hanging="240"/>
      </w:pPr>
      <w:rPr>
        <w:rFonts w:ascii="Times New Roman" w:eastAsia="Times New Roman" w:hAnsi="Times New Roman" w:cs="Times New Roman" w:hint="default"/>
        <w:w w:val="100"/>
        <w:sz w:val="24"/>
        <w:szCs w:val="24"/>
        <w:lang w:val="en-US" w:eastAsia="en-US" w:bidi="ar-SA"/>
      </w:rPr>
    </w:lvl>
    <w:lvl w:ilvl="1" w:tplc="07DCDF54">
      <w:numFmt w:val="bullet"/>
      <w:lvlText w:val="•"/>
      <w:lvlJc w:val="left"/>
      <w:pPr>
        <w:ind w:left="1608" w:hanging="240"/>
      </w:pPr>
      <w:rPr>
        <w:lang w:val="en-US" w:eastAsia="en-US" w:bidi="ar-SA"/>
      </w:rPr>
    </w:lvl>
    <w:lvl w:ilvl="2" w:tplc="2C6EE54A">
      <w:numFmt w:val="bullet"/>
      <w:lvlText w:val="•"/>
      <w:lvlJc w:val="left"/>
      <w:pPr>
        <w:ind w:left="2477" w:hanging="240"/>
      </w:pPr>
      <w:rPr>
        <w:lang w:val="en-US" w:eastAsia="en-US" w:bidi="ar-SA"/>
      </w:rPr>
    </w:lvl>
    <w:lvl w:ilvl="3" w:tplc="C4A46DDE">
      <w:numFmt w:val="bullet"/>
      <w:lvlText w:val="•"/>
      <w:lvlJc w:val="left"/>
      <w:pPr>
        <w:ind w:left="3345" w:hanging="240"/>
      </w:pPr>
      <w:rPr>
        <w:lang w:val="en-US" w:eastAsia="en-US" w:bidi="ar-SA"/>
      </w:rPr>
    </w:lvl>
    <w:lvl w:ilvl="4" w:tplc="787A674A">
      <w:numFmt w:val="bullet"/>
      <w:lvlText w:val="•"/>
      <w:lvlJc w:val="left"/>
      <w:pPr>
        <w:ind w:left="4214" w:hanging="240"/>
      </w:pPr>
      <w:rPr>
        <w:lang w:val="en-US" w:eastAsia="en-US" w:bidi="ar-SA"/>
      </w:rPr>
    </w:lvl>
    <w:lvl w:ilvl="5" w:tplc="110EA8CE">
      <w:numFmt w:val="bullet"/>
      <w:lvlText w:val="•"/>
      <w:lvlJc w:val="left"/>
      <w:pPr>
        <w:ind w:left="5083" w:hanging="240"/>
      </w:pPr>
      <w:rPr>
        <w:lang w:val="en-US" w:eastAsia="en-US" w:bidi="ar-SA"/>
      </w:rPr>
    </w:lvl>
    <w:lvl w:ilvl="6" w:tplc="62DC31F0">
      <w:numFmt w:val="bullet"/>
      <w:lvlText w:val="•"/>
      <w:lvlJc w:val="left"/>
      <w:pPr>
        <w:ind w:left="5951" w:hanging="240"/>
      </w:pPr>
      <w:rPr>
        <w:lang w:val="en-US" w:eastAsia="en-US" w:bidi="ar-SA"/>
      </w:rPr>
    </w:lvl>
    <w:lvl w:ilvl="7" w:tplc="2FC60F34">
      <w:numFmt w:val="bullet"/>
      <w:lvlText w:val="•"/>
      <w:lvlJc w:val="left"/>
      <w:pPr>
        <w:ind w:left="6820" w:hanging="240"/>
      </w:pPr>
      <w:rPr>
        <w:lang w:val="en-US" w:eastAsia="en-US" w:bidi="ar-SA"/>
      </w:rPr>
    </w:lvl>
    <w:lvl w:ilvl="8" w:tplc="AC62C25C">
      <w:numFmt w:val="bullet"/>
      <w:lvlText w:val="•"/>
      <w:lvlJc w:val="left"/>
      <w:pPr>
        <w:ind w:left="7689" w:hanging="240"/>
      </w:pPr>
      <w:rPr>
        <w:lang w:val="en-US" w:eastAsia="en-US" w:bidi="ar-SA"/>
      </w:rPr>
    </w:lvl>
  </w:abstractNum>
  <w:abstractNum w:abstractNumId="23">
    <w:nsid w:val="6F3E7063"/>
    <w:multiLevelType w:val="hybridMultilevel"/>
    <w:tmpl w:val="A1D290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nsid w:val="78720F31"/>
    <w:multiLevelType w:val="multilevel"/>
    <w:tmpl w:val="F0720E74"/>
    <w:lvl w:ilvl="0">
      <w:start w:val="4"/>
      <w:numFmt w:val="decimal"/>
      <w:lvlText w:val="%1"/>
      <w:lvlJc w:val="left"/>
      <w:pPr>
        <w:ind w:left="806" w:hanging="360"/>
      </w:pPr>
      <w:rPr>
        <w:lang w:val="en-US" w:eastAsia="en-US" w:bidi="ar-SA"/>
      </w:rPr>
    </w:lvl>
    <w:lvl w:ilvl="1">
      <w:start w:val="1"/>
      <w:numFmt w:val="decimal"/>
      <w:lvlText w:val="%1.%2"/>
      <w:lvlJc w:val="left"/>
      <w:pPr>
        <w:ind w:left="806"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1166" w:hanging="720"/>
      </w:pPr>
      <w:rPr>
        <w:b/>
        <w:bCs/>
        <w:w w:val="100"/>
        <w:lang w:val="en-US" w:eastAsia="en-US" w:bidi="ar-SA"/>
      </w:rPr>
    </w:lvl>
    <w:lvl w:ilvl="3">
      <w:numFmt w:val="bullet"/>
      <w:lvlText w:val="•"/>
      <w:lvlJc w:val="left"/>
      <w:pPr>
        <w:ind w:left="2193" w:hanging="720"/>
      </w:pPr>
      <w:rPr>
        <w:lang w:val="en-US" w:eastAsia="en-US" w:bidi="ar-SA"/>
      </w:rPr>
    </w:lvl>
    <w:lvl w:ilvl="4">
      <w:numFmt w:val="bullet"/>
      <w:lvlText w:val="•"/>
      <w:lvlJc w:val="left"/>
      <w:pPr>
        <w:ind w:left="3226" w:hanging="720"/>
      </w:pPr>
      <w:rPr>
        <w:lang w:val="en-US" w:eastAsia="en-US" w:bidi="ar-SA"/>
      </w:rPr>
    </w:lvl>
    <w:lvl w:ilvl="5">
      <w:numFmt w:val="bullet"/>
      <w:lvlText w:val="•"/>
      <w:lvlJc w:val="left"/>
      <w:pPr>
        <w:ind w:left="4259" w:hanging="720"/>
      </w:pPr>
      <w:rPr>
        <w:lang w:val="en-US" w:eastAsia="en-US" w:bidi="ar-SA"/>
      </w:rPr>
    </w:lvl>
    <w:lvl w:ilvl="6">
      <w:numFmt w:val="bullet"/>
      <w:lvlText w:val="•"/>
      <w:lvlJc w:val="left"/>
      <w:pPr>
        <w:ind w:left="5293" w:hanging="720"/>
      </w:pPr>
      <w:rPr>
        <w:lang w:val="en-US" w:eastAsia="en-US" w:bidi="ar-SA"/>
      </w:rPr>
    </w:lvl>
    <w:lvl w:ilvl="7">
      <w:numFmt w:val="bullet"/>
      <w:lvlText w:val="•"/>
      <w:lvlJc w:val="left"/>
      <w:pPr>
        <w:ind w:left="6326" w:hanging="720"/>
      </w:pPr>
      <w:rPr>
        <w:lang w:val="en-US" w:eastAsia="en-US" w:bidi="ar-SA"/>
      </w:rPr>
    </w:lvl>
    <w:lvl w:ilvl="8">
      <w:numFmt w:val="bullet"/>
      <w:lvlText w:val="•"/>
      <w:lvlJc w:val="left"/>
      <w:pPr>
        <w:ind w:left="7359" w:hanging="720"/>
      </w:pPr>
      <w:rPr>
        <w:lang w:val="en-US" w:eastAsia="en-US" w:bidi="ar-SA"/>
      </w:rPr>
    </w:lvl>
  </w:abstractNum>
  <w:abstractNum w:abstractNumId="25">
    <w:nsid w:val="7C2C00A9"/>
    <w:multiLevelType w:val="hybridMultilevel"/>
    <w:tmpl w:val="15C46548"/>
    <w:lvl w:ilvl="0" w:tplc="EF68E9AA">
      <w:start w:val="1"/>
      <w:numFmt w:val="decimal"/>
      <w:lvlText w:val="%1."/>
      <w:lvlJc w:val="left"/>
      <w:pPr>
        <w:ind w:left="1166" w:hanging="720"/>
      </w:pPr>
      <w:rPr>
        <w:rFonts w:ascii="Times New Roman" w:eastAsia="Times New Roman" w:hAnsi="Times New Roman" w:cs="Times New Roman" w:hint="default"/>
        <w:w w:val="100"/>
        <w:sz w:val="24"/>
        <w:szCs w:val="24"/>
        <w:lang w:val="en-US" w:eastAsia="en-US" w:bidi="ar-SA"/>
      </w:rPr>
    </w:lvl>
    <w:lvl w:ilvl="1" w:tplc="B0F07D54">
      <w:numFmt w:val="bullet"/>
      <w:lvlText w:val="•"/>
      <w:lvlJc w:val="left"/>
      <w:pPr>
        <w:ind w:left="1986" w:hanging="720"/>
      </w:pPr>
      <w:rPr>
        <w:lang w:val="en-US" w:eastAsia="en-US" w:bidi="ar-SA"/>
      </w:rPr>
    </w:lvl>
    <w:lvl w:ilvl="2" w:tplc="8BAE031C">
      <w:numFmt w:val="bullet"/>
      <w:lvlText w:val="•"/>
      <w:lvlJc w:val="left"/>
      <w:pPr>
        <w:ind w:left="2813" w:hanging="720"/>
      </w:pPr>
      <w:rPr>
        <w:lang w:val="en-US" w:eastAsia="en-US" w:bidi="ar-SA"/>
      </w:rPr>
    </w:lvl>
    <w:lvl w:ilvl="3" w:tplc="8700955A">
      <w:numFmt w:val="bullet"/>
      <w:lvlText w:val="•"/>
      <w:lvlJc w:val="left"/>
      <w:pPr>
        <w:ind w:left="3639" w:hanging="720"/>
      </w:pPr>
      <w:rPr>
        <w:lang w:val="en-US" w:eastAsia="en-US" w:bidi="ar-SA"/>
      </w:rPr>
    </w:lvl>
    <w:lvl w:ilvl="4" w:tplc="13B8C9BA">
      <w:numFmt w:val="bullet"/>
      <w:lvlText w:val="•"/>
      <w:lvlJc w:val="left"/>
      <w:pPr>
        <w:ind w:left="4466" w:hanging="720"/>
      </w:pPr>
      <w:rPr>
        <w:lang w:val="en-US" w:eastAsia="en-US" w:bidi="ar-SA"/>
      </w:rPr>
    </w:lvl>
    <w:lvl w:ilvl="5" w:tplc="9C40DC2E">
      <w:numFmt w:val="bullet"/>
      <w:lvlText w:val="•"/>
      <w:lvlJc w:val="left"/>
      <w:pPr>
        <w:ind w:left="5293" w:hanging="720"/>
      </w:pPr>
      <w:rPr>
        <w:lang w:val="en-US" w:eastAsia="en-US" w:bidi="ar-SA"/>
      </w:rPr>
    </w:lvl>
    <w:lvl w:ilvl="6" w:tplc="7C486C80">
      <w:numFmt w:val="bullet"/>
      <w:lvlText w:val="•"/>
      <w:lvlJc w:val="left"/>
      <w:pPr>
        <w:ind w:left="6119" w:hanging="720"/>
      </w:pPr>
      <w:rPr>
        <w:lang w:val="en-US" w:eastAsia="en-US" w:bidi="ar-SA"/>
      </w:rPr>
    </w:lvl>
    <w:lvl w:ilvl="7" w:tplc="D11E271C">
      <w:numFmt w:val="bullet"/>
      <w:lvlText w:val="•"/>
      <w:lvlJc w:val="left"/>
      <w:pPr>
        <w:ind w:left="6946" w:hanging="720"/>
      </w:pPr>
      <w:rPr>
        <w:lang w:val="en-US" w:eastAsia="en-US" w:bidi="ar-SA"/>
      </w:rPr>
    </w:lvl>
    <w:lvl w:ilvl="8" w:tplc="BE6CE8AE">
      <w:numFmt w:val="bullet"/>
      <w:lvlText w:val="•"/>
      <w:lvlJc w:val="left"/>
      <w:pPr>
        <w:ind w:left="7773" w:hanging="720"/>
      </w:pPr>
      <w:rPr>
        <w:lang w:val="en-US" w:eastAsia="en-US" w:bidi="ar-SA"/>
      </w:rPr>
    </w:lvl>
  </w:abstractNum>
  <w:abstractNum w:abstractNumId="26">
    <w:nsid w:val="7E0B4941"/>
    <w:multiLevelType w:val="multilevel"/>
    <w:tmpl w:val="2ADA6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6"/>
    <w:lvlOverride w:ilvl="0">
      <w:startOverride w:val="3"/>
    </w:lvlOverride>
    <w:lvlOverride w:ilvl="1">
      <w:startOverride w:val="2"/>
    </w:lvlOverride>
    <w:lvlOverride w:ilvl="2">
      <w:startOverride w:val="1"/>
    </w:lvlOverride>
    <w:lvlOverride w:ilvl="3"/>
    <w:lvlOverride w:ilvl="4"/>
    <w:lvlOverride w:ilvl="5"/>
    <w:lvlOverride w:ilvl="6"/>
    <w:lvlOverride w:ilvl="7"/>
    <w:lvlOverride w:ilvl="8"/>
  </w:num>
  <w:num w:numId="3">
    <w:abstractNumId w:val="14"/>
  </w:num>
  <w:num w:numId="4">
    <w:abstractNumId w:val="22"/>
    <w:lvlOverride w:ilvl="0">
      <w:startOverride w:val="1"/>
    </w:lvlOverride>
    <w:lvlOverride w:ilvl="1"/>
    <w:lvlOverride w:ilvl="2"/>
    <w:lvlOverride w:ilvl="3"/>
    <w:lvlOverride w:ilvl="4"/>
    <w:lvlOverride w:ilvl="5"/>
    <w:lvlOverride w:ilvl="6"/>
    <w:lvlOverride w:ilvl="7"/>
    <w:lvlOverride w:ilvl="8"/>
  </w:num>
  <w:num w:numId="5">
    <w:abstractNumId w:val="18"/>
  </w:num>
  <w:num w:numId="6">
    <w:abstractNumId w:val="11"/>
  </w:num>
  <w:num w:numId="7">
    <w:abstractNumId w:val="15"/>
  </w:num>
  <w:num w:numId="8">
    <w:abstractNumId w:val="23"/>
  </w:num>
  <w:num w:numId="9">
    <w:abstractNumId w:val="5"/>
  </w:num>
  <w:num w:numId="10">
    <w:abstractNumId w:val="6"/>
  </w:num>
  <w:num w:numId="11">
    <w:abstractNumId w:val="17"/>
  </w:num>
  <w:num w:numId="12">
    <w:abstractNumId w:val="24"/>
    <w:lvlOverride w:ilvl="0">
      <w:startOverride w:val="4"/>
    </w:lvlOverride>
    <w:lvlOverride w:ilvl="1">
      <w:startOverride w:val="1"/>
    </w:lvlOverride>
    <w:lvlOverride w:ilvl="2">
      <w:startOverride w:val="1"/>
    </w:lvlOverride>
    <w:lvlOverride w:ilvl="3"/>
    <w:lvlOverride w:ilvl="4"/>
    <w:lvlOverride w:ilvl="5"/>
    <w:lvlOverride w:ilvl="6"/>
    <w:lvlOverride w:ilvl="7"/>
    <w:lvlOverride w:ilvl="8"/>
  </w:num>
  <w:num w:numId="13">
    <w:abstractNumId w:val="25"/>
    <w:lvlOverride w:ilvl="0">
      <w:startOverride w:val="1"/>
    </w:lvlOverride>
    <w:lvlOverride w:ilvl="1"/>
    <w:lvlOverride w:ilvl="2"/>
    <w:lvlOverride w:ilvl="3"/>
    <w:lvlOverride w:ilvl="4"/>
    <w:lvlOverride w:ilvl="5"/>
    <w:lvlOverride w:ilvl="6"/>
    <w:lvlOverride w:ilvl="7"/>
    <w:lvlOverride w:ilvl="8"/>
  </w:num>
  <w:num w:numId="14">
    <w:abstractNumId w:val="3"/>
  </w:num>
  <w:num w:numId="15">
    <w:abstractNumId w:val="2"/>
  </w:num>
  <w:num w:numId="16">
    <w:abstractNumId w:val="10"/>
  </w:num>
  <w:num w:numId="17">
    <w:abstractNumId w:val="8"/>
  </w:num>
  <w:num w:numId="18">
    <w:abstractNumId w:val="26"/>
  </w:num>
  <w:num w:numId="19">
    <w:abstractNumId w:val="7"/>
  </w:num>
  <w:num w:numId="20">
    <w:abstractNumId w:val="21"/>
  </w:num>
  <w:num w:numId="21">
    <w:abstractNumId w:val="20"/>
  </w:num>
  <w:num w:numId="22">
    <w:abstractNumId w:val="4"/>
  </w:num>
  <w:num w:numId="23">
    <w:abstractNumId w:val="1"/>
  </w:num>
  <w:num w:numId="24">
    <w:abstractNumId w:val="12"/>
  </w:num>
  <w:num w:numId="25">
    <w:abstractNumId w:val="19"/>
  </w:num>
  <w:num w:numId="26">
    <w:abstractNumId w:val="9"/>
  </w:num>
  <w:num w:numId="2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B3536F"/>
    <w:rsid w:val="000000A0"/>
    <w:rsid w:val="00000C5D"/>
    <w:rsid w:val="00057849"/>
    <w:rsid w:val="00087948"/>
    <w:rsid w:val="000A461D"/>
    <w:rsid w:val="000C3735"/>
    <w:rsid w:val="000D6F40"/>
    <w:rsid w:val="00141FB9"/>
    <w:rsid w:val="0016717E"/>
    <w:rsid w:val="00184353"/>
    <w:rsid w:val="001B5B33"/>
    <w:rsid w:val="001C72BB"/>
    <w:rsid w:val="001D1D54"/>
    <w:rsid w:val="001D776A"/>
    <w:rsid w:val="002025C1"/>
    <w:rsid w:val="002051B0"/>
    <w:rsid w:val="002259C1"/>
    <w:rsid w:val="0026183C"/>
    <w:rsid w:val="00270221"/>
    <w:rsid w:val="00270676"/>
    <w:rsid w:val="002735AB"/>
    <w:rsid w:val="00293CD4"/>
    <w:rsid w:val="002950E9"/>
    <w:rsid w:val="002A66C9"/>
    <w:rsid w:val="002D16B8"/>
    <w:rsid w:val="002D2062"/>
    <w:rsid w:val="00306BC0"/>
    <w:rsid w:val="00312401"/>
    <w:rsid w:val="0031474E"/>
    <w:rsid w:val="00316EC8"/>
    <w:rsid w:val="0032782A"/>
    <w:rsid w:val="00340206"/>
    <w:rsid w:val="00362E54"/>
    <w:rsid w:val="003808EC"/>
    <w:rsid w:val="00392FF9"/>
    <w:rsid w:val="00396027"/>
    <w:rsid w:val="00396714"/>
    <w:rsid w:val="003A52CF"/>
    <w:rsid w:val="003B6370"/>
    <w:rsid w:val="003B75F5"/>
    <w:rsid w:val="00414A03"/>
    <w:rsid w:val="0043399B"/>
    <w:rsid w:val="00445C0F"/>
    <w:rsid w:val="00483CB4"/>
    <w:rsid w:val="004876D6"/>
    <w:rsid w:val="00495DD9"/>
    <w:rsid w:val="004C10A2"/>
    <w:rsid w:val="004C2A01"/>
    <w:rsid w:val="004F2856"/>
    <w:rsid w:val="00523F6E"/>
    <w:rsid w:val="00545C7C"/>
    <w:rsid w:val="005529B8"/>
    <w:rsid w:val="00553863"/>
    <w:rsid w:val="00556583"/>
    <w:rsid w:val="00565988"/>
    <w:rsid w:val="005907B3"/>
    <w:rsid w:val="005A3804"/>
    <w:rsid w:val="005A7FE3"/>
    <w:rsid w:val="005B0D8A"/>
    <w:rsid w:val="005B6D8F"/>
    <w:rsid w:val="005C5C98"/>
    <w:rsid w:val="0060328E"/>
    <w:rsid w:val="00612261"/>
    <w:rsid w:val="0062670C"/>
    <w:rsid w:val="00630F9F"/>
    <w:rsid w:val="00653C6D"/>
    <w:rsid w:val="006540E4"/>
    <w:rsid w:val="006554D7"/>
    <w:rsid w:val="00662C2B"/>
    <w:rsid w:val="006631F3"/>
    <w:rsid w:val="00697842"/>
    <w:rsid w:val="006A0147"/>
    <w:rsid w:val="006A0CA4"/>
    <w:rsid w:val="006D7C91"/>
    <w:rsid w:val="007230B4"/>
    <w:rsid w:val="00741BDC"/>
    <w:rsid w:val="00746A95"/>
    <w:rsid w:val="007557A8"/>
    <w:rsid w:val="00766C3E"/>
    <w:rsid w:val="007A1A9E"/>
    <w:rsid w:val="007C0576"/>
    <w:rsid w:val="0081738E"/>
    <w:rsid w:val="00842C3E"/>
    <w:rsid w:val="00851311"/>
    <w:rsid w:val="0086481A"/>
    <w:rsid w:val="008724C4"/>
    <w:rsid w:val="008752E8"/>
    <w:rsid w:val="0092520D"/>
    <w:rsid w:val="00960A30"/>
    <w:rsid w:val="009A3C88"/>
    <w:rsid w:val="009C0B75"/>
    <w:rsid w:val="009E0E42"/>
    <w:rsid w:val="009E3632"/>
    <w:rsid w:val="009E5A8A"/>
    <w:rsid w:val="00A0117B"/>
    <w:rsid w:val="00A20C45"/>
    <w:rsid w:val="00A2293E"/>
    <w:rsid w:val="00A67312"/>
    <w:rsid w:val="00AD7DAA"/>
    <w:rsid w:val="00AE4EC9"/>
    <w:rsid w:val="00AF3DEA"/>
    <w:rsid w:val="00B018A0"/>
    <w:rsid w:val="00B037C0"/>
    <w:rsid w:val="00B1682A"/>
    <w:rsid w:val="00B32F9F"/>
    <w:rsid w:val="00B3536F"/>
    <w:rsid w:val="00B52F00"/>
    <w:rsid w:val="00B612D4"/>
    <w:rsid w:val="00B64BB1"/>
    <w:rsid w:val="00B71893"/>
    <w:rsid w:val="00BA79B9"/>
    <w:rsid w:val="00BD044F"/>
    <w:rsid w:val="00BF638D"/>
    <w:rsid w:val="00C10899"/>
    <w:rsid w:val="00C27F3B"/>
    <w:rsid w:val="00C31526"/>
    <w:rsid w:val="00C46C66"/>
    <w:rsid w:val="00C754DB"/>
    <w:rsid w:val="00C77D76"/>
    <w:rsid w:val="00C908A8"/>
    <w:rsid w:val="00CD4622"/>
    <w:rsid w:val="00D00D8B"/>
    <w:rsid w:val="00D237DE"/>
    <w:rsid w:val="00D62270"/>
    <w:rsid w:val="00D74FDC"/>
    <w:rsid w:val="00D7544B"/>
    <w:rsid w:val="00D928F9"/>
    <w:rsid w:val="00DC2B93"/>
    <w:rsid w:val="00DD4852"/>
    <w:rsid w:val="00DE078B"/>
    <w:rsid w:val="00DE50DA"/>
    <w:rsid w:val="00DF7566"/>
    <w:rsid w:val="00E15D17"/>
    <w:rsid w:val="00E15E97"/>
    <w:rsid w:val="00E4646F"/>
    <w:rsid w:val="00E53F45"/>
    <w:rsid w:val="00E55B07"/>
    <w:rsid w:val="00E57D1F"/>
    <w:rsid w:val="00E631B5"/>
    <w:rsid w:val="00E67AC6"/>
    <w:rsid w:val="00E73A09"/>
    <w:rsid w:val="00E85F4C"/>
    <w:rsid w:val="00E9105A"/>
    <w:rsid w:val="00ED3F79"/>
    <w:rsid w:val="00EF73B6"/>
    <w:rsid w:val="00F10319"/>
    <w:rsid w:val="00F20513"/>
    <w:rsid w:val="00F26662"/>
    <w:rsid w:val="00F305C1"/>
    <w:rsid w:val="00F51C2C"/>
    <w:rsid w:val="00F72F7A"/>
    <w:rsid w:val="00F87F30"/>
    <w:rsid w:val="00FD5A5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6583"/>
  </w:style>
  <w:style w:type="paragraph" w:styleId="Heading1">
    <w:name w:val="heading 1"/>
    <w:basedOn w:val="Normal"/>
    <w:next w:val="Normal"/>
    <w:link w:val="Heading1Char"/>
    <w:uiPriority w:val="9"/>
    <w:qFormat/>
    <w:rsid w:val="005A7FE3"/>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semiHidden/>
    <w:unhideWhenUsed/>
    <w:qFormat/>
    <w:rsid w:val="005A7FE3"/>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8724C4"/>
    <w:pPr>
      <w:keepNext/>
      <w:keepLines/>
      <w:spacing w:before="200" w:after="0" w:line="276" w:lineRule="auto"/>
      <w:outlineLvl w:val="2"/>
    </w:pPr>
    <w:rPr>
      <w:rFonts w:asciiTheme="majorHAnsi" w:eastAsiaTheme="majorEastAsia" w:hAnsiTheme="majorHAnsi" w:cstheme="majorBidi"/>
      <w:b/>
      <w:bCs/>
      <w:color w:val="4472C4" w:themeColor="accent1"/>
      <w:lang w:val="en-US"/>
    </w:rPr>
  </w:style>
  <w:style w:type="paragraph" w:styleId="Heading4">
    <w:name w:val="heading 4"/>
    <w:basedOn w:val="Normal"/>
    <w:next w:val="Normal"/>
    <w:link w:val="Heading4Char"/>
    <w:uiPriority w:val="9"/>
    <w:semiHidden/>
    <w:unhideWhenUsed/>
    <w:qFormat/>
    <w:rsid w:val="00DF756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rsid w:val="003808E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uiPriority w:val="99"/>
    <w:rsid w:val="003808EC"/>
    <w:rPr>
      <w:color w:val="0000FF"/>
      <w:u w:val="single"/>
    </w:rPr>
  </w:style>
  <w:style w:type="character" w:customStyle="1" w:styleId="NormalWebChar">
    <w:name w:val="Normal (Web) Char"/>
    <w:link w:val="NormalWeb"/>
    <w:rsid w:val="003808EC"/>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semiHidden/>
    <w:rsid w:val="008724C4"/>
    <w:rPr>
      <w:rFonts w:asciiTheme="majorHAnsi" w:eastAsiaTheme="majorEastAsia" w:hAnsiTheme="majorHAnsi" w:cstheme="majorBidi"/>
      <w:b/>
      <w:bCs/>
      <w:color w:val="4472C4" w:themeColor="accent1"/>
      <w:lang w:val="en-US"/>
    </w:rPr>
  </w:style>
  <w:style w:type="character" w:customStyle="1" w:styleId="mw-headline">
    <w:name w:val="mw-headline"/>
    <w:rsid w:val="008724C4"/>
  </w:style>
  <w:style w:type="character" w:customStyle="1" w:styleId="Heading4Char">
    <w:name w:val="Heading 4 Char"/>
    <w:basedOn w:val="DefaultParagraphFont"/>
    <w:link w:val="Heading4"/>
    <w:uiPriority w:val="9"/>
    <w:semiHidden/>
    <w:rsid w:val="00DF7566"/>
    <w:rPr>
      <w:rFonts w:asciiTheme="majorHAnsi" w:eastAsiaTheme="majorEastAsia" w:hAnsiTheme="majorHAnsi" w:cstheme="majorBidi"/>
      <w:i/>
      <w:iCs/>
      <w:color w:val="2F5496" w:themeColor="accent1" w:themeShade="BF"/>
    </w:rPr>
  </w:style>
  <w:style w:type="paragraph" w:styleId="BodyText">
    <w:name w:val="Body Text"/>
    <w:basedOn w:val="Normal"/>
    <w:link w:val="BodyTextChar"/>
    <w:uiPriority w:val="1"/>
    <w:semiHidden/>
    <w:unhideWhenUsed/>
    <w:qFormat/>
    <w:rsid w:val="00DF7566"/>
    <w:pPr>
      <w:spacing w:after="120" w:line="276" w:lineRule="auto"/>
    </w:pPr>
    <w:rPr>
      <w:rFonts w:eastAsiaTheme="minorEastAsia"/>
      <w:lang w:val="en-US"/>
    </w:rPr>
  </w:style>
  <w:style w:type="character" w:customStyle="1" w:styleId="BodyTextChar">
    <w:name w:val="Body Text Char"/>
    <w:basedOn w:val="DefaultParagraphFont"/>
    <w:link w:val="BodyText"/>
    <w:uiPriority w:val="1"/>
    <w:semiHidden/>
    <w:rsid w:val="00DF7566"/>
    <w:rPr>
      <w:rFonts w:eastAsiaTheme="minorEastAsia"/>
      <w:lang w:val="en-US"/>
    </w:rPr>
  </w:style>
  <w:style w:type="paragraph" w:styleId="ListParagraph">
    <w:name w:val="List Paragraph"/>
    <w:basedOn w:val="Normal"/>
    <w:uiPriority w:val="34"/>
    <w:qFormat/>
    <w:rsid w:val="00DF7566"/>
    <w:pPr>
      <w:spacing w:after="200" w:line="276" w:lineRule="auto"/>
      <w:ind w:left="720"/>
      <w:contextualSpacing/>
    </w:pPr>
    <w:rPr>
      <w:rFonts w:ascii="Calibri" w:eastAsia="Calibri" w:hAnsi="Calibri" w:cs="Times New Roman"/>
      <w:lang w:val="en-US"/>
    </w:rPr>
  </w:style>
  <w:style w:type="character" w:styleId="Strong">
    <w:name w:val="Strong"/>
    <w:basedOn w:val="DefaultParagraphFont"/>
    <w:uiPriority w:val="22"/>
    <w:qFormat/>
    <w:rsid w:val="006554D7"/>
    <w:rPr>
      <w:b/>
      <w:bCs/>
    </w:rPr>
  </w:style>
  <w:style w:type="paragraph" w:styleId="BalloonText">
    <w:name w:val="Balloon Text"/>
    <w:basedOn w:val="Normal"/>
    <w:link w:val="BalloonTextChar"/>
    <w:uiPriority w:val="99"/>
    <w:semiHidden/>
    <w:unhideWhenUsed/>
    <w:rsid w:val="008513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1311"/>
    <w:rPr>
      <w:rFonts w:ascii="Tahoma" w:hAnsi="Tahoma" w:cs="Tahoma"/>
      <w:sz w:val="16"/>
      <w:szCs w:val="16"/>
    </w:rPr>
  </w:style>
  <w:style w:type="paragraph" w:customStyle="1" w:styleId="Default">
    <w:name w:val="Default"/>
    <w:rsid w:val="00851311"/>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Heading1Char">
    <w:name w:val="Heading 1 Char"/>
    <w:basedOn w:val="DefaultParagraphFont"/>
    <w:link w:val="Heading1"/>
    <w:uiPriority w:val="9"/>
    <w:rsid w:val="005A7FE3"/>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semiHidden/>
    <w:rsid w:val="005A7FE3"/>
    <w:rPr>
      <w:rFonts w:asciiTheme="majorHAnsi" w:eastAsiaTheme="majorEastAsia" w:hAnsiTheme="majorHAnsi" w:cstheme="majorBidi"/>
      <w:b/>
      <w:bCs/>
      <w:color w:val="4472C4" w:themeColor="accent1"/>
      <w:sz w:val="26"/>
      <w:szCs w:val="26"/>
    </w:rPr>
  </w:style>
  <w:style w:type="paragraph" w:styleId="BodyTextIndent">
    <w:name w:val="Body Text Indent"/>
    <w:basedOn w:val="Normal"/>
    <w:link w:val="BodyTextIndentChar"/>
    <w:uiPriority w:val="99"/>
    <w:semiHidden/>
    <w:unhideWhenUsed/>
    <w:rsid w:val="005A7FE3"/>
    <w:pPr>
      <w:spacing w:after="120"/>
      <w:ind w:left="360"/>
    </w:pPr>
  </w:style>
  <w:style w:type="character" w:customStyle="1" w:styleId="BodyTextIndentChar">
    <w:name w:val="Body Text Indent Char"/>
    <w:basedOn w:val="DefaultParagraphFont"/>
    <w:link w:val="BodyTextIndent"/>
    <w:uiPriority w:val="99"/>
    <w:semiHidden/>
    <w:rsid w:val="005A7FE3"/>
  </w:style>
  <w:style w:type="character" w:customStyle="1" w:styleId="klink">
    <w:name w:val="klink"/>
    <w:rsid w:val="005A7FE3"/>
  </w:style>
  <w:style w:type="paragraph" w:styleId="Title">
    <w:name w:val="Title"/>
    <w:basedOn w:val="Normal"/>
    <w:next w:val="Normal"/>
    <w:link w:val="TitleChar"/>
    <w:qFormat/>
    <w:rsid w:val="005A7FE3"/>
    <w:pPr>
      <w:spacing w:after="200" w:line="276" w:lineRule="auto"/>
      <w:jc w:val="center"/>
    </w:pPr>
    <w:rPr>
      <w:rFonts w:ascii="Cambria" w:eastAsia="Times New Roman" w:hAnsi="Cambria" w:cs="Times New Roman"/>
      <w:b/>
      <w:sz w:val="32"/>
      <w:lang w:val="en-US"/>
    </w:rPr>
  </w:style>
  <w:style w:type="character" w:customStyle="1" w:styleId="TitleChar">
    <w:name w:val="Title Char"/>
    <w:basedOn w:val="DefaultParagraphFont"/>
    <w:link w:val="Title"/>
    <w:rsid w:val="005A7FE3"/>
    <w:rPr>
      <w:rFonts w:ascii="Cambria" w:eastAsia="Times New Roman" w:hAnsi="Cambria" w:cs="Times New Roman"/>
      <w:b/>
      <w:sz w:val="32"/>
      <w:lang w:val="en-US"/>
    </w:rPr>
  </w:style>
  <w:style w:type="paragraph" w:styleId="HTMLPreformatted">
    <w:name w:val="HTML Preformatted"/>
    <w:basedOn w:val="Normal"/>
    <w:link w:val="HTMLPreformattedChar"/>
    <w:uiPriority w:val="99"/>
    <w:semiHidden/>
    <w:unhideWhenUsed/>
    <w:rsid w:val="005A7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5A7FE3"/>
    <w:rPr>
      <w:rFonts w:ascii="Courier New" w:eastAsia="Times New Roman" w:hAnsi="Courier New" w:cs="Courier New"/>
      <w:sz w:val="20"/>
      <w:szCs w:val="20"/>
      <w:lang w:val="en-US"/>
    </w:rPr>
  </w:style>
  <w:style w:type="character" w:styleId="Emphasis">
    <w:name w:val="Emphasis"/>
    <w:qFormat/>
    <w:rsid w:val="005A7FE3"/>
    <w:rPr>
      <w:i/>
      <w:iCs/>
    </w:rPr>
  </w:style>
  <w:style w:type="paragraph" w:customStyle="1" w:styleId="testo">
    <w:name w:val="testo"/>
    <w:basedOn w:val="Normal"/>
    <w:rsid w:val="005A7FE3"/>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r="http://schemas.openxmlformats.org/officeDocument/2006/relationships" xmlns:w="http://schemas.openxmlformats.org/wordprocessingml/2006/main">
  <w:divs>
    <w:div w:id="39983127">
      <w:bodyDiv w:val="1"/>
      <w:marLeft w:val="0"/>
      <w:marRight w:val="0"/>
      <w:marTop w:val="0"/>
      <w:marBottom w:val="0"/>
      <w:divBdr>
        <w:top w:val="none" w:sz="0" w:space="0" w:color="auto"/>
        <w:left w:val="none" w:sz="0" w:space="0" w:color="auto"/>
        <w:bottom w:val="none" w:sz="0" w:space="0" w:color="auto"/>
        <w:right w:val="none" w:sz="0" w:space="0" w:color="auto"/>
      </w:divBdr>
    </w:div>
    <w:div w:id="119148191">
      <w:bodyDiv w:val="1"/>
      <w:marLeft w:val="0"/>
      <w:marRight w:val="0"/>
      <w:marTop w:val="0"/>
      <w:marBottom w:val="0"/>
      <w:divBdr>
        <w:top w:val="none" w:sz="0" w:space="0" w:color="auto"/>
        <w:left w:val="none" w:sz="0" w:space="0" w:color="auto"/>
        <w:bottom w:val="none" w:sz="0" w:space="0" w:color="auto"/>
        <w:right w:val="none" w:sz="0" w:space="0" w:color="auto"/>
      </w:divBdr>
    </w:div>
    <w:div w:id="129247136">
      <w:bodyDiv w:val="1"/>
      <w:marLeft w:val="0"/>
      <w:marRight w:val="0"/>
      <w:marTop w:val="0"/>
      <w:marBottom w:val="0"/>
      <w:divBdr>
        <w:top w:val="none" w:sz="0" w:space="0" w:color="auto"/>
        <w:left w:val="none" w:sz="0" w:space="0" w:color="auto"/>
        <w:bottom w:val="none" w:sz="0" w:space="0" w:color="auto"/>
        <w:right w:val="none" w:sz="0" w:space="0" w:color="auto"/>
      </w:divBdr>
    </w:div>
    <w:div w:id="150022259">
      <w:bodyDiv w:val="1"/>
      <w:marLeft w:val="0"/>
      <w:marRight w:val="0"/>
      <w:marTop w:val="0"/>
      <w:marBottom w:val="0"/>
      <w:divBdr>
        <w:top w:val="none" w:sz="0" w:space="0" w:color="auto"/>
        <w:left w:val="none" w:sz="0" w:space="0" w:color="auto"/>
        <w:bottom w:val="none" w:sz="0" w:space="0" w:color="auto"/>
        <w:right w:val="none" w:sz="0" w:space="0" w:color="auto"/>
      </w:divBdr>
    </w:div>
    <w:div w:id="236401209">
      <w:bodyDiv w:val="1"/>
      <w:marLeft w:val="0"/>
      <w:marRight w:val="0"/>
      <w:marTop w:val="0"/>
      <w:marBottom w:val="0"/>
      <w:divBdr>
        <w:top w:val="none" w:sz="0" w:space="0" w:color="auto"/>
        <w:left w:val="none" w:sz="0" w:space="0" w:color="auto"/>
        <w:bottom w:val="none" w:sz="0" w:space="0" w:color="auto"/>
        <w:right w:val="none" w:sz="0" w:space="0" w:color="auto"/>
      </w:divBdr>
    </w:div>
    <w:div w:id="350189056">
      <w:bodyDiv w:val="1"/>
      <w:marLeft w:val="0"/>
      <w:marRight w:val="0"/>
      <w:marTop w:val="0"/>
      <w:marBottom w:val="0"/>
      <w:divBdr>
        <w:top w:val="none" w:sz="0" w:space="0" w:color="auto"/>
        <w:left w:val="none" w:sz="0" w:space="0" w:color="auto"/>
        <w:bottom w:val="none" w:sz="0" w:space="0" w:color="auto"/>
        <w:right w:val="none" w:sz="0" w:space="0" w:color="auto"/>
      </w:divBdr>
    </w:div>
    <w:div w:id="396974537">
      <w:bodyDiv w:val="1"/>
      <w:marLeft w:val="0"/>
      <w:marRight w:val="0"/>
      <w:marTop w:val="0"/>
      <w:marBottom w:val="0"/>
      <w:divBdr>
        <w:top w:val="none" w:sz="0" w:space="0" w:color="auto"/>
        <w:left w:val="none" w:sz="0" w:space="0" w:color="auto"/>
        <w:bottom w:val="none" w:sz="0" w:space="0" w:color="auto"/>
        <w:right w:val="none" w:sz="0" w:space="0" w:color="auto"/>
      </w:divBdr>
      <w:divsChild>
        <w:div w:id="103427852">
          <w:marLeft w:val="547"/>
          <w:marRight w:val="0"/>
          <w:marTop w:val="200"/>
          <w:marBottom w:val="0"/>
          <w:divBdr>
            <w:top w:val="none" w:sz="0" w:space="0" w:color="auto"/>
            <w:left w:val="none" w:sz="0" w:space="0" w:color="auto"/>
            <w:bottom w:val="none" w:sz="0" w:space="0" w:color="auto"/>
            <w:right w:val="none" w:sz="0" w:space="0" w:color="auto"/>
          </w:divBdr>
        </w:div>
        <w:div w:id="270671027">
          <w:marLeft w:val="547"/>
          <w:marRight w:val="0"/>
          <w:marTop w:val="200"/>
          <w:marBottom w:val="0"/>
          <w:divBdr>
            <w:top w:val="none" w:sz="0" w:space="0" w:color="auto"/>
            <w:left w:val="none" w:sz="0" w:space="0" w:color="auto"/>
            <w:bottom w:val="none" w:sz="0" w:space="0" w:color="auto"/>
            <w:right w:val="none" w:sz="0" w:space="0" w:color="auto"/>
          </w:divBdr>
        </w:div>
      </w:divsChild>
    </w:div>
    <w:div w:id="595094559">
      <w:bodyDiv w:val="1"/>
      <w:marLeft w:val="0"/>
      <w:marRight w:val="0"/>
      <w:marTop w:val="0"/>
      <w:marBottom w:val="0"/>
      <w:divBdr>
        <w:top w:val="none" w:sz="0" w:space="0" w:color="auto"/>
        <w:left w:val="none" w:sz="0" w:space="0" w:color="auto"/>
        <w:bottom w:val="none" w:sz="0" w:space="0" w:color="auto"/>
        <w:right w:val="none" w:sz="0" w:space="0" w:color="auto"/>
      </w:divBdr>
    </w:div>
    <w:div w:id="653752801">
      <w:bodyDiv w:val="1"/>
      <w:marLeft w:val="0"/>
      <w:marRight w:val="0"/>
      <w:marTop w:val="0"/>
      <w:marBottom w:val="0"/>
      <w:divBdr>
        <w:top w:val="none" w:sz="0" w:space="0" w:color="auto"/>
        <w:left w:val="none" w:sz="0" w:space="0" w:color="auto"/>
        <w:bottom w:val="none" w:sz="0" w:space="0" w:color="auto"/>
        <w:right w:val="none" w:sz="0" w:space="0" w:color="auto"/>
      </w:divBdr>
    </w:div>
    <w:div w:id="822743814">
      <w:bodyDiv w:val="1"/>
      <w:marLeft w:val="0"/>
      <w:marRight w:val="0"/>
      <w:marTop w:val="0"/>
      <w:marBottom w:val="0"/>
      <w:divBdr>
        <w:top w:val="none" w:sz="0" w:space="0" w:color="auto"/>
        <w:left w:val="none" w:sz="0" w:space="0" w:color="auto"/>
        <w:bottom w:val="none" w:sz="0" w:space="0" w:color="auto"/>
        <w:right w:val="none" w:sz="0" w:space="0" w:color="auto"/>
      </w:divBdr>
    </w:div>
    <w:div w:id="851801560">
      <w:bodyDiv w:val="1"/>
      <w:marLeft w:val="0"/>
      <w:marRight w:val="0"/>
      <w:marTop w:val="0"/>
      <w:marBottom w:val="0"/>
      <w:divBdr>
        <w:top w:val="none" w:sz="0" w:space="0" w:color="auto"/>
        <w:left w:val="none" w:sz="0" w:space="0" w:color="auto"/>
        <w:bottom w:val="none" w:sz="0" w:space="0" w:color="auto"/>
        <w:right w:val="none" w:sz="0" w:space="0" w:color="auto"/>
      </w:divBdr>
    </w:div>
    <w:div w:id="872962416">
      <w:bodyDiv w:val="1"/>
      <w:marLeft w:val="0"/>
      <w:marRight w:val="0"/>
      <w:marTop w:val="0"/>
      <w:marBottom w:val="0"/>
      <w:divBdr>
        <w:top w:val="none" w:sz="0" w:space="0" w:color="auto"/>
        <w:left w:val="none" w:sz="0" w:space="0" w:color="auto"/>
        <w:bottom w:val="none" w:sz="0" w:space="0" w:color="auto"/>
        <w:right w:val="none" w:sz="0" w:space="0" w:color="auto"/>
      </w:divBdr>
    </w:div>
    <w:div w:id="916356627">
      <w:bodyDiv w:val="1"/>
      <w:marLeft w:val="0"/>
      <w:marRight w:val="0"/>
      <w:marTop w:val="0"/>
      <w:marBottom w:val="0"/>
      <w:divBdr>
        <w:top w:val="none" w:sz="0" w:space="0" w:color="auto"/>
        <w:left w:val="none" w:sz="0" w:space="0" w:color="auto"/>
        <w:bottom w:val="none" w:sz="0" w:space="0" w:color="auto"/>
        <w:right w:val="none" w:sz="0" w:space="0" w:color="auto"/>
      </w:divBdr>
    </w:div>
    <w:div w:id="997540173">
      <w:bodyDiv w:val="1"/>
      <w:marLeft w:val="0"/>
      <w:marRight w:val="0"/>
      <w:marTop w:val="0"/>
      <w:marBottom w:val="0"/>
      <w:divBdr>
        <w:top w:val="none" w:sz="0" w:space="0" w:color="auto"/>
        <w:left w:val="none" w:sz="0" w:space="0" w:color="auto"/>
        <w:bottom w:val="none" w:sz="0" w:space="0" w:color="auto"/>
        <w:right w:val="none" w:sz="0" w:space="0" w:color="auto"/>
      </w:divBdr>
    </w:div>
    <w:div w:id="1027829038">
      <w:bodyDiv w:val="1"/>
      <w:marLeft w:val="0"/>
      <w:marRight w:val="0"/>
      <w:marTop w:val="0"/>
      <w:marBottom w:val="0"/>
      <w:divBdr>
        <w:top w:val="none" w:sz="0" w:space="0" w:color="auto"/>
        <w:left w:val="none" w:sz="0" w:space="0" w:color="auto"/>
        <w:bottom w:val="none" w:sz="0" w:space="0" w:color="auto"/>
        <w:right w:val="none" w:sz="0" w:space="0" w:color="auto"/>
      </w:divBdr>
    </w:div>
    <w:div w:id="1143086224">
      <w:bodyDiv w:val="1"/>
      <w:marLeft w:val="0"/>
      <w:marRight w:val="0"/>
      <w:marTop w:val="0"/>
      <w:marBottom w:val="0"/>
      <w:divBdr>
        <w:top w:val="none" w:sz="0" w:space="0" w:color="auto"/>
        <w:left w:val="none" w:sz="0" w:space="0" w:color="auto"/>
        <w:bottom w:val="none" w:sz="0" w:space="0" w:color="auto"/>
        <w:right w:val="none" w:sz="0" w:space="0" w:color="auto"/>
      </w:divBdr>
    </w:div>
    <w:div w:id="1217201926">
      <w:bodyDiv w:val="1"/>
      <w:marLeft w:val="0"/>
      <w:marRight w:val="0"/>
      <w:marTop w:val="0"/>
      <w:marBottom w:val="0"/>
      <w:divBdr>
        <w:top w:val="none" w:sz="0" w:space="0" w:color="auto"/>
        <w:left w:val="none" w:sz="0" w:space="0" w:color="auto"/>
        <w:bottom w:val="none" w:sz="0" w:space="0" w:color="auto"/>
        <w:right w:val="none" w:sz="0" w:space="0" w:color="auto"/>
      </w:divBdr>
    </w:div>
    <w:div w:id="1291593006">
      <w:bodyDiv w:val="1"/>
      <w:marLeft w:val="0"/>
      <w:marRight w:val="0"/>
      <w:marTop w:val="0"/>
      <w:marBottom w:val="0"/>
      <w:divBdr>
        <w:top w:val="none" w:sz="0" w:space="0" w:color="auto"/>
        <w:left w:val="none" w:sz="0" w:space="0" w:color="auto"/>
        <w:bottom w:val="none" w:sz="0" w:space="0" w:color="auto"/>
        <w:right w:val="none" w:sz="0" w:space="0" w:color="auto"/>
      </w:divBdr>
    </w:div>
    <w:div w:id="1469981092">
      <w:bodyDiv w:val="1"/>
      <w:marLeft w:val="0"/>
      <w:marRight w:val="0"/>
      <w:marTop w:val="0"/>
      <w:marBottom w:val="0"/>
      <w:divBdr>
        <w:top w:val="none" w:sz="0" w:space="0" w:color="auto"/>
        <w:left w:val="none" w:sz="0" w:space="0" w:color="auto"/>
        <w:bottom w:val="none" w:sz="0" w:space="0" w:color="auto"/>
        <w:right w:val="none" w:sz="0" w:space="0" w:color="auto"/>
      </w:divBdr>
    </w:div>
    <w:div w:id="1476677352">
      <w:bodyDiv w:val="1"/>
      <w:marLeft w:val="0"/>
      <w:marRight w:val="0"/>
      <w:marTop w:val="0"/>
      <w:marBottom w:val="0"/>
      <w:divBdr>
        <w:top w:val="none" w:sz="0" w:space="0" w:color="auto"/>
        <w:left w:val="none" w:sz="0" w:space="0" w:color="auto"/>
        <w:bottom w:val="none" w:sz="0" w:space="0" w:color="auto"/>
        <w:right w:val="none" w:sz="0" w:space="0" w:color="auto"/>
      </w:divBdr>
    </w:div>
    <w:div w:id="1617638617">
      <w:bodyDiv w:val="1"/>
      <w:marLeft w:val="0"/>
      <w:marRight w:val="0"/>
      <w:marTop w:val="0"/>
      <w:marBottom w:val="0"/>
      <w:divBdr>
        <w:top w:val="none" w:sz="0" w:space="0" w:color="auto"/>
        <w:left w:val="none" w:sz="0" w:space="0" w:color="auto"/>
        <w:bottom w:val="none" w:sz="0" w:space="0" w:color="auto"/>
        <w:right w:val="none" w:sz="0" w:space="0" w:color="auto"/>
      </w:divBdr>
    </w:div>
    <w:div w:id="1645895211">
      <w:bodyDiv w:val="1"/>
      <w:marLeft w:val="0"/>
      <w:marRight w:val="0"/>
      <w:marTop w:val="0"/>
      <w:marBottom w:val="0"/>
      <w:divBdr>
        <w:top w:val="none" w:sz="0" w:space="0" w:color="auto"/>
        <w:left w:val="none" w:sz="0" w:space="0" w:color="auto"/>
        <w:bottom w:val="none" w:sz="0" w:space="0" w:color="auto"/>
        <w:right w:val="none" w:sz="0" w:space="0" w:color="auto"/>
      </w:divBdr>
    </w:div>
    <w:div w:id="1774321747">
      <w:bodyDiv w:val="1"/>
      <w:marLeft w:val="0"/>
      <w:marRight w:val="0"/>
      <w:marTop w:val="0"/>
      <w:marBottom w:val="0"/>
      <w:divBdr>
        <w:top w:val="none" w:sz="0" w:space="0" w:color="auto"/>
        <w:left w:val="none" w:sz="0" w:space="0" w:color="auto"/>
        <w:bottom w:val="none" w:sz="0" w:space="0" w:color="auto"/>
        <w:right w:val="none" w:sz="0" w:space="0" w:color="auto"/>
      </w:divBdr>
    </w:div>
    <w:div w:id="1819107051">
      <w:bodyDiv w:val="1"/>
      <w:marLeft w:val="0"/>
      <w:marRight w:val="0"/>
      <w:marTop w:val="0"/>
      <w:marBottom w:val="0"/>
      <w:divBdr>
        <w:top w:val="none" w:sz="0" w:space="0" w:color="auto"/>
        <w:left w:val="none" w:sz="0" w:space="0" w:color="auto"/>
        <w:bottom w:val="none" w:sz="0" w:space="0" w:color="auto"/>
        <w:right w:val="none" w:sz="0" w:space="0" w:color="auto"/>
      </w:divBdr>
    </w:div>
    <w:div w:id="1827936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gif"/><Relationship Id="rId47" Type="http://schemas.openxmlformats.org/officeDocument/2006/relationships/hyperlink" Target="http://www.kpsec.freeuk.com/components/capac.htm" TargetMode="External"/><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2.jpeg"/><Relationship Id="rId68" Type="http://schemas.openxmlformats.org/officeDocument/2006/relationships/hyperlink" Target="https://www.electroniclinic.com/esp32-arduino-ide-board-manager-installation-espressif-esp32-wroom/" TargetMode="External"/><Relationship Id="rId76" Type="http://schemas.openxmlformats.org/officeDocument/2006/relationships/hyperlink" Target="https://www.electroniclinic.com/wp-content/uploads/2020/06/NODEMCU-ESP8266-Pinout-features-and-specifications.jpg" TargetMode="External"/><Relationship Id="rId84" Type="http://schemas.openxmlformats.org/officeDocument/2006/relationships/hyperlink" Target="http://www.electronics-manufacturers.com/info/" TargetMode="External"/><Relationship Id="rId89" Type="http://schemas.openxmlformats.org/officeDocument/2006/relationships/hyperlink" Target="https://en.wikipedia.org/wiki/Sound" TargetMode="External"/><Relationship Id="rId97" Type="http://schemas.openxmlformats.org/officeDocument/2006/relationships/fontTable" Target="fontTable.xml"/><Relationship Id="rId7" Type="http://schemas.openxmlformats.org/officeDocument/2006/relationships/hyperlink" Target="http://www.webopedia.com/TERM/E/program.html" TargetMode="External"/><Relationship Id="rId71" Type="http://schemas.openxmlformats.org/officeDocument/2006/relationships/hyperlink" Target="https://amzn.to/3bSarSk" TargetMode="External"/><Relationship Id="rId92" Type="http://schemas.openxmlformats.org/officeDocument/2006/relationships/hyperlink" Target="https://en.wikipedia.org/wiki/Piezoelectricity"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www.answers.com/topic/economies-of-scale-2"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hyperlink" Target="http://en.wikipedia.org/wiki/Contactor" TargetMode="External"/><Relationship Id="rId66" Type="http://schemas.openxmlformats.org/officeDocument/2006/relationships/hyperlink" Target="http://uk.farnell.com/jsp/search/browse.jsp?N=202502%20110201776%20110167107%20110163005%20110130931%20110231475%20110152465%20110221806%20110193822%20110167020%20110244683%20110156559%20110201355%20110167275%20110202659%20110177917%20110145968%20110145919%20110197892%20110186059%20110187956%20110365278%20110135015%20110145910%20110135123%20110145899%20110145909%20110135263%20110145903%20110199540%20110173668%20110124580%20110280202%20110268411%20110146139%20110124527&amp;Ns=P_PRICE_FARNELL_UK%7C0&amp;locale=en_UK&amp;appliedparametrics=true&amp;getResults=true&amp;suppressRedirect=true&amp;isRedirect=&amp;originalQueryURL=/jsp/search/browse.jsp?N=202502&amp;No=0&amp;getResults=true&amp;appliedparametrics=true&amp;locale=en_UK&amp;divisionLocale=en_UK&amp;catalogId=&amp;skipManufacturer=false&amp;skipParametricAttributeId=&amp;prevNValues=202502" TargetMode="External"/><Relationship Id="rId74" Type="http://schemas.openxmlformats.org/officeDocument/2006/relationships/hyperlink" Target="https://amzn.to/3s1LcTy" TargetMode="External"/><Relationship Id="rId79" Type="http://schemas.openxmlformats.org/officeDocument/2006/relationships/image" Target="media/image47.png"/><Relationship Id="rId87" Type="http://schemas.openxmlformats.org/officeDocument/2006/relationships/image" Target="media/image51.jpeg"/><Relationship Id="rId5" Type="http://schemas.openxmlformats.org/officeDocument/2006/relationships/hyperlink" Target="http://www.webopedia.com/TERM/E/microprocessor.html" TargetMode="External"/><Relationship Id="rId61" Type="http://schemas.openxmlformats.org/officeDocument/2006/relationships/hyperlink" Target="http://en.wikipedia.org/wiki/Electromechanical" TargetMode="External"/><Relationship Id="rId82" Type="http://schemas.openxmlformats.org/officeDocument/2006/relationships/image" Target="media/image49.png"/><Relationship Id="rId90" Type="http://schemas.openxmlformats.org/officeDocument/2006/relationships/hyperlink" Target="https://en.wikipedia.org/wiki/Machine" TargetMode="External"/><Relationship Id="rId95" Type="http://schemas.openxmlformats.org/officeDocument/2006/relationships/image" Target="media/image53.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4.png"/><Relationship Id="rId56" Type="http://schemas.openxmlformats.org/officeDocument/2006/relationships/hyperlink" Target="http://en.wikipedia.org/wiki/Electric" TargetMode="External"/><Relationship Id="rId64" Type="http://schemas.openxmlformats.org/officeDocument/2006/relationships/image" Target="media/image43.jpeg"/><Relationship Id="rId69" Type="http://schemas.openxmlformats.org/officeDocument/2006/relationships/hyperlink" Target="https://amzn.to/3sx24l4" TargetMode="External"/><Relationship Id="rId77" Type="http://schemas.openxmlformats.org/officeDocument/2006/relationships/image" Target="media/image46.jpeg"/><Relationship Id="rId8" Type="http://schemas.openxmlformats.org/officeDocument/2006/relationships/hyperlink" Target="http://www.webopedia.com/TERM/E/ROM.html" TargetMode="External"/><Relationship Id="rId51" Type="http://schemas.openxmlformats.org/officeDocument/2006/relationships/image" Target="media/image37.png"/><Relationship Id="rId72" Type="http://schemas.openxmlformats.org/officeDocument/2006/relationships/hyperlink" Target="https://amzn.to/2NwnfVm" TargetMode="External"/><Relationship Id="rId80" Type="http://schemas.openxmlformats.org/officeDocument/2006/relationships/hyperlink" Target="http://www.8051projects.net/dc-motor-interfacing/introduction.php" TargetMode="External"/><Relationship Id="rId85" Type="http://schemas.openxmlformats.org/officeDocument/2006/relationships/hyperlink" Target="http://www.electronics-manufacturers.com/info/" TargetMode="External"/><Relationship Id="rId93" Type="http://schemas.openxmlformats.org/officeDocument/2006/relationships/hyperlink" Target="https://en.wikipedia.org/wiki/Alarm_devices" TargetMode="External"/><Relationship Id="rId98"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hyperlink" Target="http://en.wikipedia.org/wiki/Solid_state_relay" TargetMode="External"/><Relationship Id="rId67" Type="http://schemas.openxmlformats.org/officeDocument/2006/relationships/image" Target="media/image45.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0.png"/><Relationship Id="rId62" Type="http://schemas.openxmlformats.org/officeDocument/2006/relationships/hyperlink" Target="http://en.wikipedia.org/wiki/Ampere" TargetMode="External"/><Relationship Id="rId70" Type="http://schemas.openxmlformats.org/officeDocument/2006/relationships/hyperlink" Target="https://amzn.to/3cGmLEv" TargetMode="External"/><Relationship Id="rId75" Type="http://schemas.openxmlformats.org/officeDocument/2006/relationships/hyperlink" Target="https://amzn.to/3loq478" TargetMode="External"/><Relationship Id="rId83" Type="http://schemas.openxmlformats.org/officeDocument/2006/relationships/image" Target="media/image50.png"/><Relationship Id="rId88" Type="http://schemas.openxmlformats.org/officeDocument/2006/relationships/image" Target="media/image52.jpeg"/><Relationship Id="rId91" Type="http://schemas.openxmlformats.org/officeDocument/2006/relationships/hyperlink" Target="https://en.wikipedia.org/wiki/Electromechanics" TargetMode="External"/><Relationship Id="rId96" Type="http://schemas.openxmlformats.org/officeDocument/2006/relationships/image" Target="media/image54.png"/><Relationship Id="rId1" Type="http://schemas.openxmlformats.org/officeDocument/2006/relationships/numbering" Target="numbering.xml"/><Relationship Id="rId6" Type="http://schemas.openxmlformats.org/officeDocument/2006/relationships/hyperlink" Target="http://www.webopedia.com/TERM/E/board.html" TargetMode="Externa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5.jpeg"/><Relationship Id="rId57" Type="http://schemas.openxmlformats.org/officeDocument/2006/relationships/hyperlink" Target="http://en.wikipedia.org/wiki/Switch" TargetMode="External"/><Relationship Id="rId10" Type="http://schemas.openxmlformats.org/officeDocument/2006/relationships/hyperlink" Target="http://www.webopedia.com/TERM/E/operating_system.html" TargetMode="External"/><Relationship Id="rId31" Type="http://schemas.openxmlformats.org/officeDocument/2006/relationships/hyperlink" Target="https://www.arduino.cc/en/Main/Software" TargetMode="External"/><Relationship Id="rId44" Type="http://schemas.openxmlformats.org/officeDocument/2006/relationships/hyperlink" Target="http://www.kpsec.freeuk.com/powersup.htm" TargetMode="External"/><Relationship Id="rId52" Type="http://schemas.openxmlformats.org/officeDocument/2006/relationships/image" Target="media/image38.png"/><Relationship Id="rId60" Type="http://schemas.openxmlformats.org/officeDocument/2006/relationships/hyperlink" Target="http://en.wikipedia.org/wiki/Solid_state_(electronics)" TargetMode="External"/><Relationship Id="rId65" Type="http://schemas.openxmlformats.org/officeDocument/2006/relationships/image" Target="media/image44.png"/><Relationship Id="rId73" Type="http://schemas.openxmlformats.org/officeDocument/2006/relationships/hyperlink" Target="https://amzn.to/3lmU4k5" TargetMode="External"/><Relationship Id="rId78" Type="http://schemas.openxmlformats.org/officeDocument/2006/relationships/hyperlink" Target="https://www.electroniclinic.com/wp-content/uploads/2020/06/NodeMCU_PWM_Pins.png" TargetMode="External"/><Relationship Id="rId81" Type="http://schemas.openxmlformats.org/officeDocument/2006/relationships/image" Target="media/image48.png"/><Relationship Id="rId86" Type="http://schemas.openxmlformats.org/officeDocument/2006/relationships/hyperlink" Target="http://www.electronics-manufacturers.com/info/" TargetMode="External"/><Relationship Id="rId94" Type="http://schemas.openxmlformats.org/officeDocument/2006/relationships/hyperlink" Target="https://en.wikipedia.org/wiki/Timer" TargetMode="External"/><Relationship Id="rId4" Type="http://schemas.openxmlformats.org/officeDocument/2006/relationships/webSettings" Target="webSettings.xml"/><Relationship Id="rId9" Type="http://schemas.openxmlformats.org/officeDocument/2006/relationships/hyperlink" Target="http://www.webopedia.com/TERM/E/digital.html"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68</Pages>
  <Words>11390</Words>
  <Characters>64929</Characters>
  <Application>Microsoft Office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Maneesh Karamsetty</dc:creator>
  <cp:lastModifiedBy>softh</cp:lastModifiedBy>
  <cp:revision>2</cp:revision>
  <dcterms:created xsi:type="dcterms:W3CDTF">2024-04-09T05:50:00Z</dcterms:created>
  <dcterms:modified xsi:type="dcterms:W3CDTF">2024-04-09T05:50:00Z</dcterms:modified>
</cp:coreProperties>
</file>